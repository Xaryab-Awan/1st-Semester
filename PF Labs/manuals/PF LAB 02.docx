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C5A6E" w14:textId="77777777" w:rsidR="00E361F3" w:rsidRDefault="00E361F3" w:rsidP="00E361F3">
      <w:pPr>
        <w:pStyle w:val="Title"/>
      </w:pPr>
    </w:p>
    <w:p w14:paraId="4466094C" w14:textId="77777777" w:rsidR="00E361F3" w:rsidRDefault="00E361F3" w:rsidP="00E361F3">
      <w:pPr>
        <w:pStyle w:val="Title"/>
      </w:pPr>
    </w:p>
    <w:tbl>
      <w:tblPr>
        <w:tblStyle w:val="TableGrid"/>
        <w:tblW w:w="0" w:type="auto"/>
        <w:tblLook w:val="04A0" w:firstRow="1" w:lastRow="0" w:firstColumn="1" w:lastColumn="0" w:noHBand="0" w:noVBand="1"/>
      </w:tblPr>
      <w:tblGrid>
        <w:gridCol w:w="4675"/>
        <w:gridCol w:w="4675"/>
      </w:tblGrid>
      <w:tr w:rsidR="00E361F3" w14:paraId="1FDEF3EC" w14:textId="77777777" w:rsidTr="00E361F3">
        <w:tc>
          <w:tcPr>
            <w:tcW w:w="4675" w:type="dxa"/>
          </w:tcPr>
          <w:p w14:paraId="197F9290" w14:textId="31420DAA" w:rsidR="00E361F3" w:rsidRDefault="00671D32" w:rsidP="00E361F3">
            <w:pPr>
              <w:pStyle w:val="Title"/>
            </w:pPr>
            <w:r>
              <w:t>CL1002</w:t>
            </w:r>
          </w:p>
          <w:sdt>
            <w:sdtPr>
              <w:rPr>
                <w:rStyle w:val="BookTitle"/>
                <w:b w:val="0"/>
                <w:bCs w:val="0"/>
                <w:i w:val="0"/>
                <w:iCs w:val="0"/>
                <w:spacing w:val="15"/>
              </w:rPr>
              <w:alias w:val="Subject"/>
              <w:tag w:val=""/>
              <w:id w:val="-349725361"/>
              <w:placeholder>
                <w:docPart w:val="20D6E29722634726AA8DD8CEF838A00C"/>
              </w:placeholder>
              <w:dataBinding w:prefixMappings="xmlns:ns0='http://purl.org/dc/elements/1.1/' xmlns:ns1='http://schemas.openxmlformats.org/package/2006/metadata/core-properties' " w:xpath="/ns1:coreProperties[1]/ns0:subject[1]" w:storeItemID="{6C3C8BC8-F283-45AE-878A-BAB7291924A1}"/>
              <w:text/>
            </w:sdtPr>
            <w:sdtContent>
              <w:p w14:paraId="4E264BA5" w14:textId="1CA79E1C" w:rsidR="00E361F3" w:rsidRPr="00E361F3" w:rsidRDefault="00671D32" w:rsidP="00E361F3">
                <w:pPr>
                  <w:pStyle w:val="Subtitle"/>
                  <w:rPr>
                    <w:rStyle w:val="BookTitle"/>
                    <w:b w:val="0"/>
                    <w:bCs w:val="0"/>
                    <w:i w:val="0"/>
                    <w:iCs w:val="0"/>
                    <w:spacing w:val="15"/>
                  </w:rPr>
                </w:pPr>
                <w:r>
                  <w:rPr>
                    <w:rStyle w:val="BookTitle"/>
                    <w:b w:val="0"/>
                    <w:bCs w:val="0"/>
                    <w:i w:val="0"/>
                    <w:iCs w:val="0"/>
                    <w:spacing w:val="15"/>
                  </w:rPr>
                  <w:t>P</w:t>
                </w:r>
                <w:r>
                  <w:rPr>
                    <w:rStyle w:val="BookTitle"/>
                    <w:spacing w:val="15"/>
                  </w:rPr>
                  <w:t>rogramming Fundamentals Lab</w:t>
                </w:r>
              </w:p>
            </w:sdtContent>
          </w:sdt>
        </w:tc>
        <w:tc>
          <w:tcPr>
            <w:tcW w:w="4675" w:type="dxa"/>
          </w:tcPr>
          <w:p w14:paraId="2E30CEA9" w14:textId="27925493" w:rsidR="00E361F3" w:rsidRDefault="00E361F3" w:rsidP="00524F6E">
            <w:pPr>
              <w:pStyle w:val="Title"/>
              <w:jc w:val="center"/>
            </w:pPr>
            <w:r>
              <w:t xml:space="preserve">Lab </w:t>
            </w:r>
            <w:sdt>
              <w:sdtPr>
                <w:alias w:val="Category"/>
                <w:tag w:val=""/>
                <w:id w:val="458387856"/>
                <w:placeholder>
                  <w:docPart w:val="D2FB82AF0AAA403DB21793BD24FF28A7"/>
                </w:placeholder>
                <w:dataBinding w:prefixMappings="xmlns:ns0='http://purl.org/dc/elements/1.1/' xmlns:ns1='http://schemas.openxmlformats.org/package/2006/metadata/core-properties' " w:xpath="/ns1:coreProperties[1]/ns1:category[1]" w:storeItemID="{6C3C8BC8-F283-45AE-878A-BAB7291924A1}"/>
                <w:text/>
              </w:sdtPr>
              <w:sdtContent>
                <w:r w:rsidR="00671D32">
                  <w:t>0</w:t>
                </w:r>
                <w:r w:rsidR="0046226B">
                  <w:t>2</w:t>
                </w:r>
              </w:sdtContent>
            </w:sdt>
          </w:p>
          <w:sdt>
            <w:sdtPr>
              <w:alias w:val="Title"/>
              <w:tag w:val=""/>
              <w:id w:val="1923684307"/>
              <w:placeholder>
                <w:docPart w:val="C42558E65A8344D0845938DBC10115E4"/>
              </w:placeholder>
              <w:dataBinding w:prefixMappings="xmlns:ns0='http://purl.org/dc/elements/1.1/' xmlns:ns1='http://schemas.openxmlformats.org/package/2006/metadata/core-properties' " w:xpath="/ns1:coreProperties[1]/ns0:title[1]" w:storeItemID="{6C3C8BC8-F283-45AE-878A-BAB7291924A1}"/>
              <w:text/>
            </w:sdtPr>
            <w:sdtContent>
              <w:p w14:paraId="2174FB71" w14:textId="23A579CB" w:rsidR="00E361F3" w:rsidRDefault="0046226B" w:rsidP="00524F6E">
                <w:pPr>
                  <w:pStyle w:val="Subtitle"/>
                  <w:jc w:val="center"/>
                </w:pPr>
                <w:r>
                  <w:t>Introduction to Pseudocode, Algorithms and GitHub</w:t>
                </w:r>
              </w:p>
            </w:sdtContent>
          </w:sdt>
        </w:tc>
      </w:tr>
    </w:tbl>
    <w:p w14:paraId="47405E5B" w14:textId="77777777" w:rsidR="00306E08" w:rsidRDefault="00E361F3" w:rsidP="00E361F3">
      <w:pPr>
        <w:pStyle w:val="Heading1"/>
      </w:pPr>
      <w:r>
        <w:t>National University of Computer and Emerging Sciences</w:t>
      </w:r>
    </w:p>
    <w:p w14:paraId="0B7096B0" w14:textId="2BC93CAA" w:rsidR="004C28DC" w:rsidRDefault="00615CC8" w:rsidP="00E361F3">
      <w:r>
        <w:t>Fall 2024</w:t>
      </w:r>
    </w:p>
    <w:p w14:paraId="7951984E" w14:textId="77777777" w:rsidR="004C28DC" w:rsidRDefault="004C28DC">
      <w:r>
        <w:br w:type="page"/>
      </w:r>
    </w:p>
    <w:p w14:paraId="4A4CD548" w14:textId="77777777" w:rsidR="00AE01B7" w:rsidRDefault="00AE01B7" w:rsidP="00AE01B7">
      <w:pPr>
        <w:pStyle w:val="Heading1"/>
      </w:pPr>
      <w:r>
        <w:lastRenderedPageBreak/>
        <w:t>Aims and Objectives</w:t>
      </w:r>
    </w:p>
    <w:p w14:paraId="17B93566" w14:textId="77777777" w:rsidR="00615CC8" w:rsidRPr="00615CC8" w:rsidRDefault="00615CC8" w:rsidP="00615CC8">
      <w:pPr>
        <w:rPr>
          <w:b/>
          <w:bCs/>
        </w:rPr>
      </w:pPr>
      <w:r w:rsidRPr="00615CC8">
        <w:rPr>
          <w:b/>
          <w:bCs/>
        </w:rPr>
        <w:t>Aims:</w:t>
      </w:r>
    </w:p>
    <w:p w14:paraId="3742409A" w14:textId="77777777" w:rsidR="00615CC8" w:rsidRPr="00615CC8" w:rsidRDefault="00615CC8" w:rsidP="00615CC8">
      <w:pPr>
        <w:numPr>
          <w:ilvl w:val="0"/>
          <w:numId w:val="14"/>
        </w:numPr>
      </w:pPr>
      <w:r w:rsidRPr="00615CC8">
        <w:t>Enable students to effectively plan and outline programs using pseudocode.</w:t>
      </w:r>
    </w:p>
    <w:p w14:paraId="03B536C8" w14:textId="77777777" w:rsidR="00615CC8" w:rsidRPr="00615CC8" w:rsidRDefault="00615CC8" w:rsidP="00615CC8">
      <w:pPr>
        <w:numPr>
          <w:ilvl w:val="0"/>
          <w:numId w:val="14"/>
        </w:numPr>
      </w:pPr>
      <w:r w:rsidRPr="00615CC8">
        <w:t>Provide students with the skills to translate logical steps into structured algorithms.</w:t>
      </w:r>
    </w:p>
    <w:p w14:paraId="5A033A2C" w14:textId="77777777" w:rsidR="00615CC8" w:rsidRPr="00615CC8" w:rsidRDefault="00615CC8" w:rsidP="00615CC8">
      <w:pPr>
        <w:numPr>
          <w:ilvl w:val="0"/>
          <w:numId w:val="14"/>
        </w:numPr>
      </w:pPr>
      <w:r w:rsidRPr="00615CC8">
        <w:t>Familiarize students with essential programming keywords and operations.</w:t>
      </w:r>
    </w:p>
    <w:p w14:paraId="48DB8792" w14:textId="77777777" w:rsidR="00615CC8" w:rsidRPr="00615CC8" w:rsidRDefault="00615CC8" w:rsidP="00615CC8">
      <w:pPr>
        <w:numPr>
          <w:ilvl w:val="0"/>
          <w:numId w:val="14"/>
        </w:numPr>
      </w:pPr>
      <w:r w:rsidRPr="00615CC8">
        <w:t>Introduce students to the basics of GitHub for managing and sharing code.</w:t>
      </w:r>
    </w:p>
    <w:p w14:paraId="523FA254" w14:textId="77777777" w:rsidR="00615CC8" w:rsidRPr="00615CC8" w:rsidRDefault="00615CC8" w:rsidP="00615CC8">
      <w:pPr>
        <w:rPr>
          <w:b/>
          <w:bCs/>
        </w:rPr>
      </w:pPr>
      <w:r w:rsidRPr="00615CC8">
        <w:rPr>
          <w:b/>
          <w:bCs/>
        </w:rPr>
        <w:t>Objectives:</w:t>
      </w:r>
    </w:p>
    <w:p w14:paraId="6E4358F7" w14:textId="77777777" w:rsidR="00615CC8" w:rsidRPr="00615CC8" w:rsidRDefault="00615CC8" w:rsidP="00615CC8">
      <w:pPr>
        <w:numPr>
          <w:ilvl w:val="0"/>
          <w:numId w:val="15"/>
        </w:numPr>
      </w:pPr>
      <w:r w:rsidRPr="00615CC8">
        <w:t>Understand the concept of pseudocode and its role in program design.</w:t>
      </w:r>
    </w:p>
    <w:p w14:paraId="28B8DD83" w14:textId="77777777" w:rsidR="00615CC8" w:rsidRPr="00615CC8" w:rsidRDefault="00615CC8" w:rsidP="00615CC8">
      <w:pPr>
        <w:numPr>
          <w:ilvl w:val="0"/>
          <w:numId w:val="15"/>
        </w:numPr>
      </w:pPr>
      <w:r w:rsidRPr="00615CC8">
        <w:t>Learn the specific keywords and operations used in pseudocode.</w:t>
      </w:r>
    </w:p>
    <w:p w14:paraId="5716C614" w14:textId="77777777" w:rsidR="00615CC8" w:rsidRPr="00615CC8" w:rsidRDefault="00615CC8" w:rsidP="00615CC8">
      <w:pPr>
        <w:numPr>
          <w:ilvl w:val="0"/>
          <w:numId w:val="15"/>
        </w:numPr>
      </w:pPr>
      <w:r w:rsidRPr="00615CC8">
        <w:t>Develop the ability to write algorithms that outline the logic of a program.</w:t>
      </w:r>
    </w:p>
    <w:p w14:paraId="009F0932" w14:textId="353B2FE2" w:rsidR="00AE01B7" w:rsidRPr="00AE01B7" w:rsidRDefault="00615CC8" w:rsidP="00AE01B7">
      <w:pPr>
        <w:numPr>
          <w:ilvl w:val="0"/>
          <w:numId w:val="15"/>
        </w:numPr>
      </w:pPr>
      <w:r w:rsidRPr="00615CC8">
        <w:t>Gain a basic understanding of GitHub as a version control and collaboration tool.</w:t>
      </w:r>
    </w:p>
    <w:p w14:paraId="70307510" w14:textId="77777777" w:rsidR="00E361F3" w:rsidRDefault="00AE01B7" w:rsidP="00AE01B7">
      <w:pPr>
        <w:pStyle w:val="Heading1"/>
      </w:pPr>
      <w:r>
        <w:t>Introduction</w:t>
      </w:r>
    </w:p>
    <w:p w14:paraId="0E07E5F8" w14:textId="15D4BBBB" w:rsidR="00AE01B7" w:rsidRDefault="0046226B" w:rsidP="00AE01B7">
      <w:r>
        <w:t>In this lab we will introduce the following concepts.</w:t>
      </w:r>
    </w:p>
    <w:p w14:paraId="04FBE4F1" w14:textId="27BB768F" w:rsidR="0046226B" w:rsidRDefault="0046226B" w:rsidP="00AE01B7">
      <w:r>
        <w:t>Flowcharts (Continued from previous Lab)</w:t>
      </w:r>
      <w:r>
        <w:br/>
        <w:t xml:space="preserve">Pseudocode </w:t>
      </w:r>
      <w:r>
        <w:br/>
        <w:t>Algorithm</w:t>
      </w:r>
      <w:r>
        <w:br/>
        <w:t>GitHub</w:t>
      </w:r>
    </w:p>
    <w:p w14:paraId="600E238C" w14:textId="2F744EC9" w:rsidR="00A65F00" w:rsidRDefault="0046226B" w:rsidP="00A65F00">
      <w:pPr>
        <w:pStyle w:val="Heading1"/>
      </w:pPr>
      <w:r>
        <w:t>Flowcharts (Cont.)</w:t>
      </w:r>
    </w:p>
    <w:p w14:paraId="1976A481" w14:textId="1B26004E" w:rsidR="00A65F00" w:rsidRDefault="0046226B" w:rsidP="00A65F00">
      <w:r>
        <w:t>In the previous lab we discovered what flowcharts are and why they are useful for programming applications. But flowcharts are not just input, process and outputs. They contain many more blocks that define multiple programming structures.</w:t>
      </w:r>
    </w:p>
    <w:p w14:paraId="732AD63A" w14:textId="6C2CAB6D" w:rsidR="0046226B" w:rsidRDefault="0046226B" w:rsidP="00A65F00">
      <w:r w:rsidRPr="0046226B">
        <w:rPr>
          <w:noProof/>
        </w:rPr>
        <w:lastRenderedPageBreak/>
        <w:drawing>
          <wp:inline distT="0" distB="0" distL="0" distR="0" wp14:anchorId="0CDAC6E0" wp14:editId="405F9A70">
            <wp:extent cx="5943600" cy="1367624"/>
            <wp:effectExtent l="0" t="0" r="0" b="4445"/>
            <wp:docPr id="46318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80386" name=""/>
                    <pic:cNvPicPr/>
                  </pic:nvPicPr>
                  <pic:blipFill>
                    <a:blip r:embed="rId8"/>
                    <a:stretch>
                      <a:fillRect/>
                    </a:stretch>
                  </pic:blipFill>
                  <pic:spPr>
                    <a:xfrm>
                      <a:off x="0" y="0"/>
                      <a:ext cx="5949939" cy="1369083"/>
                    </a:xfrm>
                    <a:prstGeom prst="rect">
                      <a:avLst/>
                    </a:prstGeom>
                  </pic:spPr>
                </pic:pic>
              </a:graphicData>
            </a:graphic>
          </wp:inline>
        </w:drawing>
      </w:r>
      <w:r w:rsidRPr="0046226B">
        <w:rPr>
          <w:noProof/>
        </w:rPr>
        <w:drawing>
          <wp:inline distT="0" distB="0" distL="0" distR="0" wp14:anchorId="08B953D6" wp14:editId="3E9B0111">
            <wp:extent cx="5852158" cy="1566545"/>
            <wp:effectExtent l="0" t="0" r="0" b="0"/>
            <wp:docPr id="48090317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03174" name="Picture 1" descr="A close-up of a white background&#10;&#10;Description automatically generated"/>
                    <pic:cNvPicPr/>
                  </pic:nvPicPr>
                  <pic:blipFill>
                    <a:blip r:embed="rId9"/>
                    <a:stretch>
                      <a:fillRect/>
                    </a:stretch>
                  </pic:blipFill>
                  <pic:spPr>
                    <a:xfrm>
                      <a:off x="0" y="0"/>
                      <a:ext cx="5860625" cy="1568811"/>
                    </a:xfrm>
                    <a:prstGeom prst="rect">
                      <a:avLst/>
                    </a:prstGeom>
                  </pic:spPr>
                </pic:pic>
              </a:graphicData>
            </a:graphic>
          </wp:inline>
        </w:drawing>
      </w:r>
    </w:p>
    <w:p w14:paraId="04AE73EE" w14:textId="6C5E1DC8" w:rsidR="0046226B" w:rsidRDefault="0046226B" w:rsidP="00A65F00">
      <w:r w:rsidRPr="0046226B">
        <w:rPr>
          <w:noProof/>
        </w:rPr>
        <w:drawing>
          <wp:inline distT="0" distB="0" distL="0" distR="0" wp14:anchorId="71A972F2" wp14:editId="3CC2BEC1">
            <wp:extent cx="5746749" cy="2639695"/>
            <wp:effectExtent l="0" t="0" r="6985" b="8255"/>
            <wp:docPr id="152758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84272" name=""/>
                    <pic:cNvPicPr/>
                  </pic:nvPicPr>
                  <pic:blipFill>
                    <a:blip r:embed="rId10"/>
                    <a:stretch>
                      <a:fillRect/>
                    </a:stretch>
                  </pic:blipFill>
                  <pic:spPr>
                    <a:xfrm>
                      <a:off x="0" y="0"/>
                      <a:ext cx="5782831" cy="2656269"/>
                    </a:xfrm>
                    <a:prstGeom prst="rect">
                      <a:avLst/>
                    </a:prstGeom>
                  </pic:spPr>
                </pic:pic>
              </a:graphicData>
            </a:graphic>
          </wp:inline>
        </w:drawing>
      </w:r>
    </w:p>
    <w:p w14:paraId="77FCF70A" w14:textId="6F5B3911" w:rsidR="00615CC8" w:rsidRDefault="00615CC8" w:rsidP="00615CC8">
      <w:pPr>
        <w:jc w:val="center"/>
      </w:pPr>
      <w:r>
        <w:t>Figure 1. Different shapes for flowchart design</w:t>
      </w:r>
    </w:p>
    <w:p w14:paraId="0B440EC0" w14:textId="77777777" w:rsidR="00615CC8" w:rsidRDefault="00615CC8" w:rsidP="00615CC8">
      <w:pPr>
        <w:jc w:val="center"/>
      </w:pPr>
    </w:p>
    <w:p w14:paraId="2A5190B3" w14:textId="77777777" w:rsidR="00615CC8" w:rsidRDefault="00615CC8" w:rsidP="00615CC8">
      <w:pPr>
        <w:jc w:val="center"/>
      </w:pPr>
    </w:p>
    <w:p w14:paraId="3C518FA4" w14:textId="77777777" w:rsidR="00615CC8" w:rsidRDefault="00615CC8" w:rsidP="00615CC8">
      <w:pPr>
        <w:jc w:val="center"/>
      </w:pPr>
    </w:p>
    <w:p w14:paraId="49CD570D" w14:textId="77777777" w:rsidR="00615CC8" w:rsidRDefault="00615CC8" w:rsidP="00615CC8">
      <w:pPr>
        <w:jc w:val="center"/>
      </w:pPr>
    </w:p>
    <w:p w14:paraId="16C02B2B" w14:textId="77777777" w:rsidR="00615CC8" w:rsidRDefault="00615CC8" w:rsidP="00615CC8">
      <w:pPr>
        <w:jc w:val="center"/>
      </w:pPr>
    </w:p>
    <w:p w14:paraId="1B06DA8A" w14:textId="77777777" w:rsidR="00615CC8" w:rsidRDefault="00615CC8" w:rsidP="00615CC8">
      <w:pPr>
        <w:jc w:val="center"/>
      </w:pPr>
    </w:p>
    <w:p w14:paraId="178A75A4" w14:textId="4E30608F" w:rsidR="00A65F00" w:rsidRDefault="0046226B" w:rsidP="00562ED0">
      <w:pPr>
        <w:pStyle w:val="Heading1"/>
      </w:pPr>
      <w:r>
        <w:lastRenderedPageBreak/>
        <w:t>Example</w:t>
      </w:r>
    </w:p>
    <w:p w14:paraId="35CFD28B" w14:textId="7614ECC9" w:rsidR="00562ED0" w:rsidRDefault="00986468" w:rsidP="00562ED0">
      <w:r>
        <w:t>Let’s</w:t>
      </w:r>
      <w:r w:rsidR="0046226B">
        <w:t xml:space="preserve"> look at the pay roll example from our previous lab.</w:t>
      </w:r>
    </w:p>
    <w:p w14:paraId="764AF46B" w14:textId="430FCB37" w:rsidR="00986468" w:rsidRDefault="00986468" w:rsidP="00562ED0">
      <w:r w:rsidRPr="00986468">
        <w:rPr>
          <w:noProof/>
        </w:rPr>
        <w:drawing>
          <wp:inline distT="0" distB="0" distL="0" distR="0" wp14:anchorId="6988DB6F" wp14:editId="25FB84A8">
            <wp:extent cx="1343770" cy="2759075"/>
            <wp:effectExtent l="0" t="0" r="8890" b="3175"/>
            <wp:docPr id="86589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95309" name=""/>
                    <pic:cNvPicPr/>
                  </pic:nvPicPr>
                  <pic:blipFill>
                    <a:blip r:embed="rId11"/>
                    <a:stretch>
                      <a:fillRect/>
                    </a:stretch>
                  </pic:blipFill>
                  <pic:spPr>
                    <a:xfrm>
                      <a:off x="0" y="0"/>
                      <a:ext cx="1346238" cy="2764143"/>
                    </a:xfrm>
                    <a:prstGeom prst="rect">
                      <a:avLst/>
                    </a:prstGeom>
                  </pic:spPr>
                </pic:pic>
              </a:graphicData>
            </a:graphic>
          </wp:inline>
        </w:drawing>
      </w:r>
      <w:r w:rsidRPr="00986468">
        <w:rPr>
          <w:noProof/>
        </w:rPr>
        <w:drawing>
          <wp:inline distT="0" distB="0" distL="0" distR="0" wp14:anchorId="7FA3A4BF" wp14:editId="312E3137">
            <wp:extent cx="1033669" cy="2791686"/>
            <wp:effectExtent l="0" t="0" r="0" b="0"/>
            <wp:docPr id="933522761"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2761" name="Picture 1" descr="A white rectangle with black text&#10;&#10;Description automatically generated"/>
                    <pic:cNvPicPr/>
                  </pic:nvPicPr>
                  <pic:blipFill>
                    <a:blip r:embed="rId12"/>
                    <a:stretch>
                      <a:fillRect/>
                    </a:stretch>
                  </pic:blipFill>
                  <pic:spPr>
                    <a:xfrm>
                      <a:off x="0" y="0"/>
                      <a:ext cx="1095600" cy="2958947"/>
                    </a:xfrm>
                    <a:prstGeom prst="rect">
                      <a:avLst/>
                    </a:prstGeom>
                  </pic:spPr>
                </pic:pic>
              </a:graphicData>
            </a:graphic>
          </wp:inline>
        </w:drawing>
      </w:r>
      <w:r w:rsidRPr="00986468">
        <w:rPr>
          <w:noProof/>
        </w:rPr>
        <w:drawing>
          <wp:inline distT="0" distB="0" distL="0" distR="0" wp14:anchorId="7BEF05CD" wp14:editId="3B672C07">
            <wp:extent cx="1083441" cy="2782957"/>
            <wp:effectExtent l="0" t="0" r="2540" b="0"/>
            <wp:docPr id="279143019"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3019" name="Picture 1" descr="A white rectangle with black text&#10;&#10;Description automatically generated"/>
                    <pic:cNvPicPr/>
                  </pic:nvPicPr>
                  <pic:blipFill>
                    <a:blip r:embed="rId13"/>
                    <a:stretch>
                      <a:fillRect/>
                    </a:stretch>
                  </pic:blipFill>
                  <pic:spPr>
                    <a:xfrm>
                      <a:off x="0" y="0"/>
                      <a:ext cx="1089465" cy="2798431"/>
                    </a:xfrm>
                    <a:prstGeom prst="rect">
                      <a:avLst/>
                    </a:prstGeom>
                  </pic:spPr>
                </pic:pic>
              </a:graphicData>
            </a:graphic>
          </wp:inline>
        </w:drawing>
      </w:r>
      <w:r w:rsidRPr="00986468">
        <w:rPr>
          <w:noProof/>
        </w:rPr>
        <w:drawing>
          <wp:inline distT="0" distB="0" distL="0" distR="0" wp14:anchorId="4FF3DDCA" wp14:editId="2E368BD2">
            <wp:extent cx="1176793" cy="2723813"/>
            <wp:effectExtent l="0" t="0" r="4445" b="635"/>
            <wp:docPr id="227840491"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40491" name="Picture 1" descr="A white rectangle with black text&#10;&#10;Description automatically generated"/>
                    <pic:cNvPicPr/>
                  </pic:nvPicPr>
                  <pic:blipFill>
                    <a:blip r:embed="rId14"/>
                    <a:stretch>
                      <a:fillRect/>
                    </a:stretch>
                  </pic:blipFill>
                  <pic:spPr>
                    <a:xfrm>
                      <a:off x="0" y="0"/>
                      <a:ext cx="1197902" cy="2772673"/>
                    </a:xfrm>
                    <a:prstGeom prst="rect">
                      <a:avLst/>
                    </a:prstGeom>
                  </pic:spPr>
                </pic:pic>
              </a:graphicData>
            </a:graphic>
          </wp:inline>
        </w:drawing>
      </w:r>
    </w:p>
    <w:p w14:paraId="5AE0581B" w14:textId="38D02E8F" w:rsidR="00615CC8" w:rsidRDefault="00615CC8" w:rsidP="00615CC8">
      <w:pPr>
        <w:jc w:val="center"/>
      </w:pPr>
      <w:r>
        <w:t>Figure 2. Example of Payroll using the process module</w:t>
      </w:r>
    </w:p>
    <w:p w14:paraId="4CAD9FFE" w14:textId="29CC5B8B" w:rsidR="00986468" w:rsidRDefault="00986468" w:rsidP="00562ED0">
      <w:r>
        <w:t>The one flowchart on the left is the actual flowchart with three process modules to separate the different processes from the flowchart. The right three flowcharts are the result of the three separate process modules and are useful if the flowchart is getting bigger in size. A similar strategy is used in programming where individual blocks of codes are connected to a single driver code instead of a big file which contains all the codes.</w:t>
      </w:r>
    </w:p>
    <w:p w14:paraId="09742714" w14:textId="77777777" w:rsidR="00986468" w:rsidRDefault="00986468">
      <w:r>
        <w:t>Some Problems to Solve</w:t>
      </w:r>
    </w:p>
    <w:p w14:paraId="1FE0A523" w14:textId="418F60F3" w:rsidR="00986468" w:rsidRDefault="00986468">
      <w:r>
        <w:t>1. You are working at Toyota Indus Motors and want to assemble a car. Design a flowchart with proper process modules and decision structures to replicate a pipeline production.</w:t>
      </w:r>
      <w:r>
        <w:br w:type="page"/>
      </w:r>
    </w:p>
    <w:p w14:paraId="0511E355" w14:textId="47882FE4" w:rsidR="00986468" w:rsidRDefault="00986468" w:rsidP="00986468">
      <w:pPr>
        <w:pStyle w:val="Heading1"/>
      </w:pPr>
      <w:r>
        <w:lastRenderedPageBreak/>
        <w:t>Pseudocode</w:t>
      </w:r>
    </w:p>
    <w:p w14:paraId="669E25E4" w14:textId="77777777" w:rsidR="00986468" w:rsidRPr="00986468" w:rsidRDefault="00986468" w:rsidP="00986468">
      <w:r w:rsidRPr="00986468">
        <w:t>Pseudocode is a way to express an algorithm or program logic in a human-readable form, using plain language and simple notations that resemble programming constructs. It serves as an intermediate step between the problem statement and the final implementation in a programming language. Pseudocode does not follow strict syntax rules like a programming language, but it uses common structures such as loops, conditionals, and function calls to outline the logic clearly.</w:t>
      </w:r>
    </w:p>
    <w:p w14:paraId="5C2087B9" w14:textId="77777777" w:rsidR="00986468" w:rsidRPr="00986468" w:rsidRDefault="00986468" w:rsidP="00986468">
      <w:pPr>
        <w:rPr>
          <w:b/>
          <w:bCs/>
        </w:rPr>
      </w:pPr>
      <w:r w:rsidRPr="00986468">
        <w:t>Pseudocode Conventions:</w:t>
      </w:r>
    </w:p>
    <w:p w14:paraId="6703B3A0" w14:textId="77777777" w:rsidR="00986468" w:rsidRPr="00986468" w:rsidRDefault="00986468" w:rsidP="00986468">
      <w:pPr>
        <w:numPr>
          <w:ilvl w:val="0"/>
          <w:numId w:val="4"/>
        </w:numPr>
      </w:pPr>
      <w:r w:rsidRPr="00986468">
        <w:t>Start/End: Indicate where the pseudocode begins and ends.</w:t>
      </w:r>
    </w:p>
    <w:p w14:paraId="140EDECA" w14:textId="77777777" w:rsidR="00986468" w:rsidRPr="00986468" w:rsidRDefault="00986468" w:rsidP="00986468">
      <w:pPr>
        <w:numPr>
          <w:ilvl w:val="0"/>
          <w:numId w:val="4"/>
        </w:numPr>
      </w:pPr>
      <w:r w:rsidRPr="00986468">
        <w:t>Input/Output: Specify inputs and outputs.</w:t>
      </w:r>
    </w:p>
    <w:p w14:paraId="1985A0CF" w14:textId="77777777" w:rsidR="00986468" w:rsidRPr="00986468" w:rsidRDefault="00986468" w:rsidP="00986468">
      <w:pPr>
        <w:numPr>
          <w:ilvl w:val="0"/>
          <w:numId w:val="4"/>
        </w:numPr>
        <w:rPr>
          <w:b/>
          <w:bCs/>
        </w:rPr>
      </w:pPr>
      <w:r w:rsidRPr="00986468">
        <w:t>Process Steps: Use plain language to describe actions, e.g., SET, ADD, SUBTRACT, PRINT.</w:t>
      </w:r>
    </w:p>
    <w:p w14:paraId="3676EC3B" w14:textId="77777777" w:rsidR="00986468" w:rsidRPr="00986468" w:rsidRDefault="00986468" w:rsidP="00986468">
      <w:pPr>
        <w:numPr>
          <w:ilvl w:val="0"/>
          <w:numId w:val="4"/>
        </w:numPr>
        <w:rPr>
          <w:b/>
          <w:bCs/>
        </w:rPr>
      </w:pPr>
      <w:r w:rsidRPr="00986468">
        <w:t>Conditionals: Use IF, THEN, ELSE, ENDIF.</w:t>
      </w:r>
    </w:p>
    <w:p w14:paraId="6F825DBE" w14:textId="55128732" w:rsidR="00986468" w:rsidRPr="00986468" w:rsidRDefault="00986468" w:rsidP="00986468">
      <w:pPr>
        <w:pStyle w:val="Heading1"/>
      </w:pPr>
      <w:r>
        <w:t>Example</w:t>
      </w:r>
    </w:p>
    <w:p w14:paraId="49160C4A" w14:textId="4F8C8772" w:rsidR="00986468" w:rsidRDefault="00986468" w:rsidP="00986468">
      <w:pPr>
        <w:pStyle w:val="CODE"/>
      </w:pPr>
      <w:r w:rsidRPr="00986468">
        <w:rPr>
          <w:color w:val="70AD47" w:themeColor="accent6"/>
        </w:rPr>
        <w:t>START</w:t>
      </w:r>
    </w:p>
    <w:p w14:paraId="79C38D34" w14:textId="77777777" w:rsidR="00986468" w:rsidRDefault="00986468" w:rsidP="00986468">
      <w:pPr>
        <w:pStyle w:val="CODE"/>
      </w:pPr>
    </w:p>
    <w:p w14:paraId="6DE246E0" w14:textId="6C135F30" w:rsidR="00986468" w:rsidRPr="00986468" w:rsidRDefault="00986468" w:rsidP="00986468">
      <w:pPr>
        <w:pStyle w:val="CODE"/>
        <w:rPr>
          <w:color w:val="FF0000"/>
        </w:rPr>
      </w:pPr>
      <w:r w:rsidRPr="00986468">
        <w:rPr>
          <w:color w:val="FF0000"/>
        </w:rPr>
        <w:t>// Input/Output</w:t>
      </w:r>
    </w:p>
    <w:p w14:paraId="1CC5F0F8" w14:textId="55B3A102" w:rsidR="00986468" w:rsidRPr="00986468" w:rsidRDefault="00986468" w:rsidP="00986468">
      <w:pPr>
        <w:pStyle w:val="CODE"/>
        <w:rPr>
          <w:color w:val="5B9BD5" w:themeColor="accent5"/>
        </w:rPr>
      </w:pPr>
      <w:r w:rsidRPr="00986468">
        <w:rPr>
          <w:color w:val="5B9BD5" w:themeColor="accent5"/>
        </w:rPr>
        <w:t>INPUT number1</w:t>
      </w:r>
    </w:p>
    <w:p w14:paraId="70BA1BA7" w14:textId="4939D84A" w:rsidR="00986468" w:rsidRPr="00986468" w:rsidRDefault="00986468" w:rsidP="00986468">
      <w:pPr>
        <w:pStyle w:val="CODE"/>
        <w:rPr>
          <w:color w:val="5B9BD5" w:themeColor="accent5"/>
        </w:rPr>
      </w:pPr>
      <w:r w:rsidRPr="00986468">
        <w:rPr>
          <w:color w:val="5B9BD5" w:themeColor="accent5"/>
        </w:rPr>
        <w:t>INPUT number2</w:t>
      </w:r>
    </w:p>
    <w:p w14:paraId="5BEA2C8A" w14:textId="77777777" w:rsidR="00986468" w:rsidRDefault="00986468" w:rsidP="00986468">
      <w:pPr>
        <w:pStyle w:val="CODE"/>
      </w:pPr>
    </w:p>
    <w:p w14:paraId="2EC3D366" w14:textId="57C492B0" w:rsidR="00986468" w:rsidRPr="00986468" w:rsidRDefault="00986468" w:rsidP="00986468">
      <w:pPr>
        <w:pStyle w:val="CODE"/>
        <w:rPr>
          <w:color w:val="FF0000"/>
        </w:rPr>
      </w:pPr>
      <w:r w:rsidRPr="00986468">
        <w:rPr>
          <w:color w:val="FF0000"/>
        </w:rPr>
        <w:t>// variables and Initialization</w:t>
      </w:r>
    </w:p>
    <w:p w14:paraId="2991C21A" w14:textId="4143724E" w:rsidR="00986468" w:rsidRPr="00986468" w:rsidRDefault="00986468" w:rsidP="00986468">
      <w:pPr>
        <w:pStyle w:val="CODE"/>
        <w:rPr>
          <w:color w:val="4472C4" w:themeColor="accent1"/>
        </w:rPr>
      </w:pPr>
      <w:r w:rsidRPr="00986468">
        <w:rPr>
          <w:color w:val="4472C4" w:themeColor="accent1"/>
        </w:rPr>
        <w:t>SET sum to 0</w:t>
      </w:r>
    </w:p>
    <w:p w14:paraId="2C05F1A3" w14:textId="77777777" w:rsidR="00986468" w:rsidRDefault="00986468" w:rsidP="00986468">
      <w:pPr>
        <w:pStyle w:val="CODE"/>
      </w:pPr>
    </w:p>
    <w:p w14:paraId="57D03550" w14:textId="72E214F5" w:rsidR="00986468" w:rsidRPr="00986468" w:rsidRDefault="00986468" w:rsidP="00986468">
      <w:pPr>
        <w:pStyle w:val="CODE"/>
        <w:rPr>
          <w:color w:val="FF0000"/>
        </w:rPr>
      </w:pPr>
      <w:r w:rsidRPr="00986468">
        <w:rPr>
          <w:color w:val="FF0000"/>
        </w:rPr>
        <w:t>// Process Steps</w:t>
      </w:r>
    </w:p>
    <w:p w14:paraId="699A1E0B" w14:textId="2EC20A94" w:rsidR="00986468" w:rsidRPr="00986468" w:rsidRDefault="00986468" w:rsidP="00986468">
      <w:pPr>
        <w:pStyle w:val="CODE"/>
        <w:rPr>
          <w:color w:val="2E74B5" w:themeColor="accent5" w:themeShade="BF"/>
        </w:rPr>
      </w:pPr>
      <w:r w:rsidRPr="00986468">
        <w:rPr>
          <w:color w:val="2E74B5" w:themeColor="accent5" w:themeShade="BF"/>
        </w:rPr>
        <w:t>SET sum to number1 + number2</w:t>
      </w:r>
    </w:p>
    <w:p w14:paraId="15562B7F" w14:textId="77777777" w:rsidR="00986468" w:rsidRDefault="00986468" w:rsidP="00986468">
      <w:pPr>
        <w:pStyle w:val="CODE"/>
      </w:pPr>
    </w:p>
    <w:p w14:paraId="587F7FFC" w14:textId="2DE939AF" w:rsidR="00986468" w:rsidRPr="00986468" w:rsidRDefault="00986468" w:rsidP="00986468">
      <w:pPr>
        <w:pStyle w:val="CODE"/>
        <w:rPr>
          <w:color w:val="FF0000"/>
        </w:rPr>
      </w:pPr>
      <w:r w:rsidRPr="00986468">
        <w:rPr>
          <w:color w:val="FF0000"/>
        </w:rPr>
        <w:t>// Conditional Statements</w:t>
      </w:r>
    </w:p>
    <w:p w14:paraId="2E5DC748" w14:textId="5F03C01B" w:rsidR="00986468" w:rsidRPr="00986468" w:rsidRDefault="00986468" w:rsidP="00986468">
      <w:pPr>
        <w:pStyle w:val="CODE"/>
        <w:rPr>
          <w:color w:val="7030A0"/>
        </w:rPr>
      </w:pPr>
      <w:r w:rsidRPr="00986468">
        <w:rPr>
          <w:color w:val="7030A0"/>
        </w:rPr>
        <w:t>IF sum &gt; 0 THEN</w:t>
      </w:r>
    </w:p>
    <w:p w14:paraId="5EB2DBBD" w14:textId="7151B6AF" w:rsidR="00986468" w:rsidRPr="00986468" w:rsidRDefault="00986468" w:rsidP="00986468">
      <w:pPr>
        <w:pStyle w:val="CODE"/>
        <w:rPr>
          <w:color w:val="4472C4" w:themeColor="accent1"/>
        </w:rPr>
      </w:pPr>
      <w:r>
        <w:t xml:space="preserve">   </w:t>
      </w:r>
      <w:r w:rsidRPr="00986468">
        <w:rPr>
          <w:color w:val="4472C4" w:themeColor="accent1"/>
        </w:rPr>
        <w:t>PRINT "The sum is positive"</w:t>
      </w:r>
    </w:p>
    <w:p w14:paraId="0EA4BF8C" w14:textId="05CEF4C0" w:rsidR="00986468" w:rsidRPr="00986468" w:rsidRDefault="00986468" w:rsidP="00986468">
      <w:pPr>
        <w:pStyle w:val="CODE"/>
        <w:rPr>
          <w:color w:val="7030A0"/>
        </w:rPr>
      </w:pPr>
      <w:r w:rsidRPr="00986468">
        <w:rPr>
          <w:color w:val="7030A0"/>
        </w:rPr>
        <w:t>ELSE</w:t>
      </w:r>
    </w:p>
    <w:p w14:paraId="61552830" w14:textId="6DAF5C68" w:rsidR="00986468" w:rsidRDefault="00986468" w:rsidP="00986468">
      <w:pPr>
        <w:pStyle w:val="CODE"/>
      </w:pPr>
      <w:r>
        <w:t xml:space="preserve">   </w:t>
      </w:r>
      <w:r w:rsidRPr="00986468">
        <w:rPr>
          <w:color w:val="4472C4" w:themeColor="accent1"/>
        </w:rPr>
        <w:t>PRINT "The sum is non-positive"</w:t>
      </w:r>
    </w:p>
    <w:p w14:paraId="66641D7E" w14:textId="1AF39A79" w:rsidR="00986468" w:rsidRDefault="00986468" w:rsidP="00986468">
      <w:pPr>
        <w:pStyle w:val="CODE"/>
        <w:rPr>
          <w:color w:val="70AD47" w:themeColor="accent6"/>
        </w:rPr>
      </w:pPr>
      <w:r w:rsidRPr="00986468">
        <w:rPr>
          <w:color w:val="70AD47" w:themeColor="accent6"/>
        </w:rPr>
        <w:t>END</w:t>
      </w:r>
    </w:p>
    <w:p w14:paraId="790BDC80" w14:textId="52506D42" w:rsidR="007635EC" w:rsidRDefault="007635EC" w:rsidP="007635EC">
      <w:r>
        <w:t xml:space="preserve">In this example we are taking two integer numbers as input and adding them to a variable sum. After addition a decision is made if the value in the sum variable is greater than zero it returns </w:t>
      </w:r>
      <w:r w:rsidR="00B033F3">
        <w:t>a print statement that the variable is positive otherwise the variable is negative.</w:t>
      </w:r>
    </w:p>
    <w:p w14:paraId="292F29AD" w14:textId="29C82989" w:rsidR="00B033F3" w:rsidRDefault="00B033F3" w:rsidP="007635EC">
      <w:r>
        <w:t>Some problems to solve.</w:t>
      </w:r>
    </w:p>
    <w:p w14:paraId="04AAEEBD" w14:textId="77777777" w:rsidR="00615CC8" w:rsidRDefault="00B033F3" w:rsidP="00615CC8">
      <w:pPr>
        <w:pStyle w:val="ListParagraph"/>
        <w:numPr>
          <w:ilvl w:val="0"/>
          <w:numId w:val="17"/>
        </w:numPr>
      </w:pPr>
      <w:r w:rsidRPr="00B033F3">
        <w:t xml:space="preserve">Find the maximum number in </w:t>
      </w:r>
      <w:r>
        <w:t>any of three variables.</w:t>
      </w:r>
    </w:p>
    <w:p w14:paraId="428FEC30" w14:textId="77777777" w:rsidR="00615CC8" w:rsidRDefault="00B033F3" w:rsidP="00615CC8">
      <w:pPr>
        <w:pStyle w:val="ListParagraph"/>
        <w:numPr>
          <w:ilvl w:val="0"/>
          <w:numId w:val="17"/>
        </w:numPr>
      </w:pPr>
      <w:r>
        <w:t>Take three variables as input and add them without using the + operator (Use your head for this)</w:t>
      </w:r>
    </w:p>
    <w:p w14:paraId="21BE89ED" w14:textId="08BC803A" w:rsidR="00F75FDC" w:rsidRDefault="00F75FDC" w:rsidP="00615CC8">
      <w:pPr>
        <w:pStyle w:val="ListParagraph"/>
        <w:numPr>
          <w:ilvl w:val="0"/>
          <w:numId w:val="17"/>
        </w:numPr>
      </w:pPr>
      <w:r>
        <w:t xml:space="preserve">Create a small calculator which only does ‘+’ or ‘-‘Operations. (Hint: Take three variable inputs with one being used for the operator) </w:t>
      </w:r>
      <w:r w:rsidR="00B033F3">
        <w:br/>
      </w:r>
      <w:r>
        <w:br w:type="page"/>
      </w:r>
    </w:p>
    <w:p w14:paraId="32CAC61B" w14:textId="2856EBB5" w:rsidR="00F75FDC" w:rsidRDefault="00B430CF" w:rsidP="00F75FDC">
      <w:pPr>
        <w:pStyle w:val="Heading1"/>
      </w:pPr>
      <w:r>
        <w:lastRenderedPageBreak/>
        <w:t>Algorithm</w:t>
      </w:r>
    </w:p>
    <w:p w14:paraId="17984529" w14:textId="77777777" w:rsidR="00B430CF" w:rsidRPr="00B430CF" w:rsidRDefault="00B430CF" w:rsidP="00B430CF">
      <w:r w:rsidRPr="00B430CF">
        <w:t>An algorithm is a finite set of instructions that, if followed, accomplishes a particular task.</w:t>
      </w:r>
    </w:p>
    <w:p w14:paraId="47A1E387" w14:textId="77777777" w:rsidR="00B430CF" w:rsidRPr="00B430CF" w:rsidRDefault="00B430CF" w:rsidP="00B430CF">
      <w:pPr>
        <w:jc w:val="center"/>
      </w:pPr>
      <w:r w:rsidRPr="00B430CF">
        <w:rPr>
          <w:b/>
          <w:bCs/>
        </w:rPr>
        <w:t>OR</w:t>
      </w:r>
    </w:p>
    <w:p w14:paraId="28A27D46" w14:textId="77777777" w:rsidR="00B430CF" w:rsidRPr="00B430CF" w:rsidRDefault="00B430CF" w:rsidP="00B430CF">
      <w:r w:rsidRPr="00B430CF">
        <w:t>An algorithm is a set of obvious, logical, and sequential steps that solve a specific problem.</w:t>
      </w:r>
    </w:p>
    <w:p w14:paraId="177DD643" w14:textId="77777777" w:rsidR="00B430CF" w:rsidRPr="00B430CF" w:rsidRDefault="00B430CF" w:rsidP="00B430CF">
      <w:r w:rsidRPr="00B430CF">
        <w:rPr>
          <w:i/>
          <w:iCs/>
        </w:rPr>
        <w:t>Characteristics of a Good Algorithm:</w:t>
      </w:r>
    </w:p>
    <w:p w14:paraId="51919524" w14:textId="77777777" w:rsidR="00B430CF" w:rsidRPr="00B430CF" w:rsidRDefault="00B430CF" w:rsidP="00B430CF">
      <w:pPr>
        <w:numPr>
          <w:ilvl w:val="0"/>
          <w:numId w:val="5"/>
        </w:numPr>
      </w:pPr>
      <w:r w:rsidRPr="00B430CF">
        <w:t>Clear and Unambiguous: Each step is precisely defined.</w:t>
      </w:r>
    </w:p>
    <w:p w14:paraId="591366E2" w14:textId="77777777" w:rsidR="00B430CF" w:rsidRPr="00B430CF" w:rsidRDefault="00B430CF" w:rsidP="00B430CF">
      <w:pPr>
        <w:numPr>
          <w:ilvl w:val="0"/>
          <w:numId w:val="5"/>
        </w:numPr>
      </w:pPr>
      <w:r w:rsidRPr="00B430CF">
        <w:t>Finite: It has a definite end.</w:t>
      </w:r>
    </w:p>
    <w:p w14:paraId="4AC4D338" w14:textId="044AF1B1" w:rsidR="00B430CF" w:rsidRPr="00B430CF" w:rsidRDefault="00B430CF" w:rsidP="00B430CF">
      <w:pPr>
        <w:numPr>
          <w:ilvl w:val="0"/>
          <w:numId w:val="5"/>
        </w:numPr>
      </w:pPr>
      <w:r w:rsidRPr="00B430CF">
        <w:t>Efficient: It accomplishes the task using minimal resources.</w:t>
      </w:r>
    </w:p>
    <w:p w14:paraId="62E13AC8" w14:textId="77777777" w:rsidR="00B430CF" w:rsidRPr="00986468" w:rsidRDefault="00B430CF" w:rsidP="00B430CF">
      <w:pPr>
        <w:pStyle w:val="Heading1"/>
      </w:pPr>
      <w:r>
        <w:t>Example</w:t>
      </w:r>
    </w:p>
    <w:p w14:paraId="080B67E0" w14:textId="77777777" w:rsidR="00B430CF" w:rsidRPr="00B430CF" w:rsidRDefault="00B430CF" w:rsidP="00B430CF">
      <w:r w:rsidRPr="00B430CF">
        <w:t>Write an algorithm that can calculate the area of a rectangle. The width and the height of the rectangle should be taken from the user. </w:t>
      </w:r>
    </w:p>
    <w:p w14:paraId="6C47248F" w14:textId="4A26D04B" w:rsidR="00B430CF" w:rsidRPr="00B430CF" w:rsidRDefault="00B430CF" w:rsidP="00B430CF">
      <w:r w:rsidRPr="00B430CF">
        <w:rPr>
          <w:i/>
          <w:iCs/>
        </w:rPr>
        <w:t>Note: Area = Width × Height</w:t>
      </w:r>
    </w:p>
    <w:p w14:paraId="00526289" w14:textId="77777777" w:rsidR="00B430CF" w:rsidRPr="00B430CF" w:rsidRDefault="00B430CF" w:rsidP="00B430CF">
      <w:r w:rsidRPr="00B430CF">
        <w:rPr>
          <w:i/>
          <w:iCs/>
        </w:rPr>
        <w:t>Solution A –</w:t>
      </w:r>
      <w:r w:rsidRPr="00B430CF">
        <w:rPr>
          <w:i/>
          <w:iCs/>
          <w:color w:val="92D050"/>
        </w:rPr>
        <w:t xml:space="preserve"> Good</w:t>
      </w:r>
      <w:r w:rsidRPr="00B430CF">
        <w:rPr>
          <w:i/>
          <w:iCs/>
        </w:rPr>
        <w:t>: </w:t>
      </w:r>
    </w:p>
    <w:p w14:paraId="739ADA7D" w14:textId="77777777" w:rsidR="00B430CF" w:rsidRPr="00B430CF" w:rsidRDefault="00B430CF" w:rsidP="00B430CF">
      <w:r w:rsidRPr="00B430CF">
        <w:t xml:space="preserve">1. Ask the user to enter </w:t>
      </w:r>
      <w:r w:rsidRPr="00B430CF">
        <w:rPr>
          <w:b/>
          <w:bCs/>
        </w:rPr>
        <w:t>Width</w:t>
      </w:r>
      <w:r w:rsidRPr="00B430CF">
        <w:t> </w:t>
      </w:r>
    </w:p>
    <w:p w14:paraId="16BCDA83" w14:textId="77777777" w:rsidR="00B430CF" w:rsidRPr="00B430CF" w:rsidRDefault="00B430CF" w:rsidP="00B430CF">
      <w:r w:rsidRPr="00B430CF">
        <w:t xml:space="preserve">2. Ask the user to enter </w:t>
      </w:r>
      <w:r w:rsidRPr="00B430CF">
        <w:rPr>
          <w:b/>
          <w:bCs/>
        </w:rPr>
        <w:t>Height </w:t>
      </w:r>
    </w:p>
    <w:p w14:paraId="66178112" w14:textId="77777777" w:rsidR="00B430CF" w:rsidRPr="00B430CF" w:rsidRDefault="00B430CF" w:rsidP="00B430CF">
      <w:r w:rsidRPr="00B430CF">
        <w:t xml:space="preserve">3. Set </w:t>
      </w:r>
      <w:r w:rsidRPr="00B430CF">
        <w:rPr>
          <w:b/>
          <w:bCs/>
        </w:rPr>
        <w:t>Area</w:t>
      </w:r>
      <w:r w:rsidRPr="00B430CF">
        <w:t xml:space="preserve"> to </w:t>
      </w:r>
      <w:r w:rsidRPr="00B430CF">
        <w:rPr>
          <w:b/>
          <w:bCs/>
        </w:rPr>
        <w:t>(Width × Height) </w:t>
      </w:r>
    </w:p>
    <w:p w14:paraId="01B30EF9" w14:textId="783DDECD" w:rsidR="00B430CF" w:rsidRPr="00B430CF" w:rsidRDefault="00B430CF" w:rsidP="00B430CF">
      <w:r w:rsidRPr="00B430CF">
        <w:t>4. Display Area for the user </w:t>
      </w:r>
    </w:p>
    <w:p w14:paraId="613E1D0F" w14:textId="4B739A65" w:rsidR="00B430CF" w:rsidRPr="00B430CF" w:rsidRDefault="00B430CF" w:rsidP="00B430CF">
      <w:r w:rsidRPr="00B430CF">
        <w:t xml:space="preserve"> • </w:t>
      </w:r>
      <w:r w:rsidRPr="00B430CF">
        <w:rPr>
          <w:b/>
          <w:bCs/>
        </w:rPr>
        <w:t>You can describe the steps in your way, but your description of the steps should be obvious, logical, and sequential.</w:t>
      </w:r>
    </w:p>
    <w:p w14:paraId="26EDAA3C" w14:textId="77777777" w:rsidR="00B430CF" w:rsidRPr="00B430CF" w:rsidRDefault="00B430CF" w:rsidP="00B430CF">
      <w:r w:rsidRPr="00B430CF">
        <w:rPr>
          <w:i/>
          <w:iCs/>
        </w:rPr>
        <w:t xml:space="preserve">Solution B - </w:t>
      </w:r>
      <w:r w:rsidRPr="00B430CF">
        <w:rPr>
          <w:i/>
          <w:iCs/>
          <w:color w:val="FF0000"/>
        </w:rPr>
        <w:t>Bad</w:t>
      </w:r>
      <w:r w:rsidRPr="00B430CF">
        <w:rPr>
          <w:i/>
          <w:iCs/>
        </w:rPr>
        <w:t>:</w:t>
      </w:r>
      <w:r w:rsidRPr="00B430CF">
        <w:t> </w:t>
      </w:r>
    </w:p>
    <w:p w14:paraId="06A874DA" w14:textId="77777777" w:rsidR="00B430CF" w:rsidRPr="00B430CF" w:rsidRDefault="00B430CF" w:rsidP="00B430CF">
      <w:r w:rsidRPr="00B430CF">
        <w:t xml:space="preserve">1. Ask the user to enter </w:t>
      </w:r>
      <w:r w:rsidRPr="00B430CF">
        <w:rPr>
          <w:b/>
          <w:bCs/>
        </w:rPr>
        <w:t>Width </w:t>
      </w:r>
    </w:p>
    <w:p w14:paraId="07977364" w14:textId="77777777" w:rsidR="00B430CF" w:rsidRPr="00B430CF" w:rsidRDefault="00B430CF" w:rsidP="00B430CF">
      <w:r w:rsidRPr="00B430CF">
        <w:t xml:space="preserve">2. Ask the user to enter </w:t>
      </w:r>
      <w:r w:rsidRPr="00B430CF">
        <w:rPr>
          <w:b/>
          <w:bCs/>
        </w:rPr>
        <w:t>Height</w:t>
      </w:r>
      <w:r w:rsidRPr="00B430CF">
        <w:t> </w:t>
      </w:r>
    </w:p>
    <w:p w14:paraId="58326C8A" w14:textId="77777777" w:rsidR="00B430CF" w:rsidRPr="00B430CF" w:rsidRDefault="00B430CF" w:rsidP="00B430CF">
      <w:r w:rsidRPr="00B430CF">
        <w:t xml:space="preserve">3. Calculate </w:t>
      </w:r>
      <w:r w:rsidRPr="00B430CF">
        <w:rPr>
          <w:b/>
          <w:bCs/>
        </w:rPr>
        <w:t>Area</w:t>
      </w:r>
      <w:r w:rsidRPr="00B430CF">
        <w:t> </w:t>
      </w:r>
    </w:p>
    <w:p w14:paraId="61549BBC" w14:textId="77777777" w:rsidR="00B430CF" w:rsidRDefault="00B430CF" w:rsidP="00B430CF">
      <w:r w:rsidRPr="00B430CF">
        <w:t>4. Display Area for the user</w:t>
      </w:r>
      <w:r>
        <w:br/>
      </w:r>
    </w:p>
    <w:p w14:paraId="4BED91D8" w14:textId="1E099D84" w:rsidR="00B430CF" w:rsidRPr="00B430CF" w:rsidRDefault="00B430CF" w:rsidP="00B430CF">
      <w:pPr>
        <w:rPr>
          <w:b/>
          <w:bCs/>
        </w:rPr>
      </w:pPr>
      <w:r w:rsidRPr="00B430CF">
        <w:rPr>
          <w:b/>
          <w:bCs/>
        </w:rPr>
        <w:t>The reason for considering Solution B as a bad solution: </w:t>
      </w:r>
      <w:r>
        <w:rPr>
          <w:b/>
          <w:bCs/>
        </w:rPr>
        <w:br/>
      </w:r>
      <w:r w:rsidRPr="00B430CF">
        <w:t>Step 3 is not clear because it does not explain how we can calculate Area. So, this algorithm is bad because its steps are not obvious.</w:t>
      </w:r>
    </w:p>
    <w:p w14:paraId="73892024" w14:textId="77777777" w:rsidR="00B430CF" w:rsidRPr="00B430CF" w:rsidRDefault="00B430CF" w:rsidP="00B430CF"/>
    <w:p w14:paraId="17E78C0E" w14:textId="77777777" w:rsidR="00B430CF" w:rsidRDefault="00B430CF" w:rsidP="00B430CF">
      <w:pPr>
        <w:rPr>
          <w:i/>
          <w:iCs/>
        </w:rPr>
      </w:pPr>
    </w:p>
    <w:p w14:paraId="62A04B67" w14:textId="2CF6ECCF" w:rsidR="00B430CF" w:rsidRPr="00B430CF" w:rsidRDefault="00B430CF" w:rsidP="00B430CF">
      <w:r w:rsidRPr="00B430CF">
        <w:rPr>
          <w:i/>
          <w:iCs/>
        </w:rPr>
        <w:lastRenderedPageBreak/>
        <w:t xml:space="preserve">Solution C - </w:t>
      </w:r>
      <w:r w:rsidRPr="00B430CF">
        <w:rPr>
          <w:i/>
          <w:iCs/>
          <w:color w:val="FF0000"/>
        </w:rPr>
        <w:t>Bad</w:t>
      </w:r>
      <w:r w:rsidRPr="00B430CF">
        <w:rPr>
          <w:i/>
          <w:iCs/>
        </w:rPr>
        <w:t>: </w:t>
      </w:r>
    </w:p>
    <w:p w14:paraId="3A79973E" w14:textId="77777777" w:rsidR="00B430CF" w:rsidRPr="00B430CF" w:rsidRDefault="00B430CF" w:rsidP="00B430CF">
      <w:r w:rsidRPr="00B430CF">
        <w:t>1. Set Area to (</w:t>
      </w:r>
      <w:r w:rsidRPr="00B430CF">
        <w:rPr>
          <w:b/>
          <w:bCs/>
        </w:rPr>
        <w:t>Width × Height</w:t>
      </w:r>
      <w:r w:rsidRPr="00B430CF">
        <w:t>) </w:t>
      </w:r>
    </w:p>
    <w:p w14:paraId="65AC03C8" w14:textId="77777777" w:rsidR="00B430CF" w:rsidRPr="00B430CF" w:rsidRDefault="00B430CF" w:rsidP="00B430CF">
      <w:r w:rsidRPr="00B430CF">
        <w:t xml:space="preserve">2. Ask the user to enter </w:t>
      </w:r>
      <w:r w:rsidRPr="00B430CF">
        <w:rPr>
          <w:b/>
          <w:bCs/>
        </w:rPr>
        <w:t>Width</w:t>
      </w:r>
      <w:r w:rsidRPr="00B430CF">
        <w:t> </w:t>
      </w:r>
    </w:p>
    <w:p w14:paraId="1319FCD4" w14:textId="77777777" w:rsidR="00B430CF" w:rsidRPr="00B430CF" w:rsidRDefault="00B430CF" w:rsidP="00B430CF">
      <w:r w:rsidRPr="00B430CF">
        <w:t xml:space="preserve">3. Ask the user to enter </w:t>
      </w:r>
      <w:r w:rsidRPr="00B430CF">
        <w:rPr>
          <w:b/>
          <w:bCs/>
        </w:rPr>
        <w:t>Height </w:t>
      </w:r>
    </w:p>
    <w:p w14:paraId="64BA4FFA" w14:textId="77777777" w:rsidR="00B430CF" w:rsidRDefault="00B430CF" w:rsidP="00B430CF">
      <w:r w:rsidRPr="00B430CF">
        <w:t xml:space="preserve">4. Display Area for the user </w:t>
      </w:r>
      <w:r>
        <w:br/>
      </w:r>
      <w:r w:rsidRPr="00B430CF">
        <w:rPr>
          <w:b/>
          <w:bCs/>
        </w:rPr>
        <w:t>The reasons for considering Solution C as a bad solution: </w:t>
      </w:r>
    </w:p>
    <w:p w14:paraId="30B10260" w14:textId="77777777" w:rsidR="00B430CF" w:rsidRDefault="00B430CF" w:rsidP="00B430CF">
      <w:r w:rsidRPr="00B430CF">
        <w:t>We don't know what Width and Height at Step 1 are. In other words, Width and Height have not been defined before Step 1, so we cannot use them because they do not exist yet.</w:t>
      </w:r>
    </w:p>
    <w:p w14:paraId="4613D441" w14:textId="77777777" w:rsidR="00B430CF" w:rsidRDefault="00B430CF" w:rsidP="00B430CF">
      <w:r w:rsidRPr="00B430CF">
        <w:t>What about Step 2 and Step 3? Width and Height are defined there! After Step 2, Width does exist, but Height does not. After Step 3, Height does exist. Both Width and Height are available to be used at or after step 4. </w:t>
      </w:r>
    </w:p>
    <w:p w14:paraId="2AE71595" w14:textId="030DDE3F" w:rsidR="00B430CF" w:rsidRPr="00B430CF" w:rsidRDefault="00B430CF" w:rsidP="00B430CF">
      <w:r w:rsidRPr="00B430CF">
        <w:t>So, this algorithm is bad because its steps are not correctly sequential.</w:t>
      </w:r>
    </w:p>
    <w:p w14:paraId="7E33D170" w14:textId="77777777" w:rsidR="00B430CF" w:rsidRPr="00B430CF" w:rsidRDefault="00B430CF" w:rsidP="00B430CF"/>
    <w:p w14:paraId="6A233D01" w14:textId="0EF3E8EA" w:rsidR="00B430CF" w:rsidRPr="00B430CF" w:rsidRDefault="00B430CF" w:rsidP="00B430CF">
      <w:pPr>
        <w:rPr>
          <w:i/>
          <w:iCs/>
        </w:rPr>
      </w:pPr>
      <w:r w:rsidRPr="00B430CF">
        <w:rPr>
          <w:i/>
          <w:iCs/>
        </w:rPr>
        <w:t xml:space="preserve">Solution D - </w:t>
      </w:r>
      <w:r w:rsidRPr="00B430CF">
        <w:rPr>
          <w:i/>
          <w:iCs/>
          <w:color w:val="FF0000"/>
        </w:rPr>
        <w:t>Bad</w:t>
      </w:r>
      <w:r w:rsidRPr="00B430CF">
        <w:rPr>
          <w:i/>
          <w:iCs/>
        </w:rPr>
        <w:t>:</w:t>
      </w:r>
      <w:r w:rsidRPr="00B430CF">
        <w:t> </w:t>
      </w:r>
    </w:p>
    <w:p w14:paraId="64E83C3B" w14:textId="77777777" w:rsidR="00B430CF" w:rsidRPr="00B430CF" w:rsidRDefault="00B430CF" w:rsidP="00B430CF">
      <w:r w:rsidRPr="00B430CF">
        <w:t>1. Set Area to (</w:t>
      </w:r>
      <w:r w:rsidRPr="00B430CF">
        <w:rPr>
          <w:b/>
          <w:bCs/>
        </w:rPr>
        <w:t>Width × Height</w:t>
      </w:r>
      <w:r w:rsidRPr="00B430CF">
        <w:t>) </w:t>
      </w:r>
    </w:p>
    <w:p w14:paraId="3C5BA0B7" w14:textId="2076C977" w:rsidR="00B430CF" w:rsidRPr="00B430CF" w:rsidRDefault="00B430CF" w:rsidP="00B430CF">
      <w:r w:rsidRPr="00B430CF">
        <w:t>2. Display Area for the user</w:t>
      </w:r>
      <w:r>
        <w:br/>
      </w:r>
      <w:r w:rsidRPr="00B430CF">
        <w:rPr>
          <w:b/>
          <w:bCs/>
        </w:rPr>
        <w:t>The reasons for considering Solution D as a bad solution:</w:t>
      </w:r>
      <w:r w:rsidRPr="00B430CF">
        <w:t> </w:t>
      </w:r>
    </w:p>
    <w:p w14:paraId="22315AEF" w14:textId="77777777" w:rsidR="00B430CF" w:rsidRPr="00B430CF" w:rsidRDefault="00B430CF" w:rsidP="00B430CF">
      <w:r w:rsidRPr="00B430CF">
        <w:t>• Step 1 tells us to multiply Width and Height, but we don't know what Width and Height are. Even, they have not been defined in any steps of the algorithm. </w:t>
      </w:r>
    </w:p>
    <w:p w14:paraId="5A7A3D1E" w14:textId="77777777" w:rsidR="00B430CF" w:rsidRPr="00B430CF" w:rsidRDefault="00B430CF" w:rsidP="00B430CF">
      <w:r w:rsidRPr="00B430CF">
        <w:t>• So, this algorithm is bad because of the illogical step, which is using unknown things (Width and Height).</w:t>
      </w:r>
    </w:p>
    <w:p w14:paraId="03F996B3" w14:textId="77777777" w:rsidR="00B033F3" w:rsidRDefault="00B033F3" w:rsidP="007635EC"/>
    <w:p w14:paraId="623757BA" w14:textId="77777777" w:rsidR="004F13FF" w:rsidRDefault="00B430CF" w:rsidP="007635EC">
      <w:r>
        <w:t>Some Problems to Solve:</w:t>
      </w:r>
    </w:p>
    <w:p w14:paraId="28C55DD5" w14:textId="2747340C" w:rsidR="00B802E8" w:rsidRDefault="00B13953" w:rsidP="00615CC8">
      <w:pPr>
        <w:pStyle w:val="ListParagraph"/>
        <w:numPr>
          <w:ilvl w:val="0"/>
          <w:numId w:val="18"/>
        </w:numPr>
      </w:pPr>
      <w:r>
        <w:t>Implement an algorithm for determining if an Nth is a divisor of an n Number (i.e. 2 is a divisor of 6).</w:t>
      </w:r>
      <w:r w:rsidR="00B802E8">
        <w:t xml:space="preserve"> If so, determine if it’s an even number or odd number as well.</w:t>
      </w:r>
    </w:p>
    <w:p w14:paraId="28680FC5" w14:textId="546E1284" w:rsidR="00B430CF" w:rsidRDefault="00B802E8" w:rsidP="00615CC8">
      <w:pPr>
        <w:pStyle w:val="ListParagraph"/>
        <w:numPr>
          <w:ilvl w:val="0"/>
          <w:numId w:val="18"/>
        </w:numPr>
      </w:pPr>
      <w:r>
        <w:t>Implement an algorithm where the user enters a number, and an appropriate month is displayed.</w:t>
      </w:r>
    </w:p>
    <w:p w14:paraId="0EFAB563" w14:textId="3E030CE1" w:rsidR="00B802E8" w:rsidRDefault="00B802E8" w:rsidP="00615CC8">
      <w:pPr>
        <w:pStyle w:val="ListParagraph"/>
        <w:numPr>
          <w:ilvl w:val="0"/>
          <w:numId w:val="18"/>
        </w:numPr>
      </w:pPr>
      <w:r>
        <w:t>Implement an algorithm for making a simple calculator with all the operators (+,-,*,/,%)</w:t>
      </w:r>
    </w:p>
    <w:p w14:paraId="0011980E" w14:textId="3F18F30B" w:rsidR="00B802E8" w:rsidRDefault="00B802E8" w:rsidP="007635EC">
      <w:r>
        <w:br w:type="page"/>
      </w:r>
    </w:p>
    <w:p w14:paraId="5A9EC162" w14:textId="268EB42A" w:rsidR="00B802E8" w:rsidRDefault="00B802E8" w:rsidP="00B802E8">
      <w:pPr>
        <w:pStyle w:val="Heading1"/>
      </w:pPr>
      <w:r>
        <w:lastRenderedPageBreak/>
        <w:t>GitHub</w:t>
      </w:r>
    </w:p>
    <w:p w14:paraId="7F93BDBA" w14:textId="6B918471" w:rsidR="00B13953" w:rsidRDefault="00D131CB" w:rsidP="007635EC">
      <w:r w:rsidRPr="00E23C2A">
        <w:t>GitHub is a web-based platform that provides version control using Git, allowing multiple people to collaborate on projects, track changes, and manage code repositories efficiently. It’s widely used by developers for both open-source and private projects.</w:t>
      </w:r>
    </w:p>
    <w:p w14:paraId="787E6A6A" w14:textId="77777777" w:rsidR="00D131CB" w:rsidRPr="00E23C2A" w:rsidRDefault="00D131CB" w:rsidP="00D131CB">
      <w:pPr>
        <w:pStyle w:val="Heading1"/>
        <w:jc w:val="both"/>
        <w:rPr>
          <w:rFonts w:asciiTheme="minorHAnsi" w:eastAsiaTheme="minorHAnsi" w:hAnsiTheme="minorHAnsi" w:cstheme="minorBidi"/>
          <w:b w:val="0"/>
          <w:smallCaps w:val="0"/>
          <w:color w:val="auto"/>
          <w:sz w:val="22"/>
          <w:szCs w:val="22"/>
        </w:rPr>
      </w:pPr>
      <w:r>
        <w:t>Create an account on GitHub</w:t>
      </w:r>
    </w:p>
    <w:p w14:paraId="24C55EDE" w14:textId="77777777" w:rsidR="00D131CB" w:rsidRDefault="00D131CB" w:rsidP="00D131CB">
      <w:pPr>
        <w:jc w:val="both"/>
      </w:pPr>
      <w:r>
        <w:t>To get started first login to GitHub (if you already have an account).</w:t>
      </w:r>
    </w:p>
    <w:p w14:paraId="42D535F4" w14:textId="77777777" w:rsidR="00D131CB" w:rsidRDefault="00D131CB" w:rsidP="00615CC8">
      <w:pPr>
        <w:jc w:val="center"/>
      </w:pPr>
      <w:r>
        <w:rPr>
          <w:noProof/>
        </w:rPr>
        <w:drawing>
          <wp:inline distT="0" distB="0" distL="0" distR="0" wp14:anchorId="371CECD7" wp14:editId="6BB6C5ED">
            <wp:extent cx="2324100" cy="2339495"/>
            <wp:effectExtent l="0" t="0" r="0" b="3810"/>
            <wp:docPr id="185979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99176" name=""/>
                    <pic:cNvPicPr/>
                  </pic:nvPicPr>
                  <pic:blipFill>
                    <a:blip r:embed="rId15"/>
                    <a:stretch>
                      <a:fillRect/>
                    </a:stretch>
                  </pic:blipFill>
                  <pic:spPr>
                    <a:xfrm>
                      <a:off x="0" y="0"/>
                      <a:ext cx="2327180" cy="2342595"/>
                    </a:xfrm>
                    <a:prstGeom prst="rect">
                      <a:avLst/>
                    </a:prstGeom>
                  </pic:spPr>
                </pic:pic>
              </a:graphicData>
            </a:graphic>
          </wp:inline>
        </w:drawing>
      </w:r>
    </w:p>
    <w:p w14:paraId="0B4FFE94" w14:textId="6937DFDA" w:rsidR="00615CC8" w:rsidRDefault="00615CC8" w:rsidP="00615CC8">
      <w:pPr>
        <w:jc w:val="center"/>
      </w:pPr>
      <w:r>
        <w:t>Figure 3. GitHub Sign-in Page</w:t>
      </w:r>
    </w:p>
    <w:p w14:paraId="08839A2D" w14:textId="77777777" w:rsidR="00D131CB" w:rsidRDefault="00D131CB" w:rsidP="00D131CB">
      <w:pPr>
        <w:jc w:val="both"/>
      </w:pPr>
      <w:r>
        <w:t xml:space="preserve">If not, then click on the </w:t>
      </w:r>
      <w:r w:rsidRPr="00567383">
        <w:rPr>
          <w:b/>
          <w:bCs/>
        </w:rPr>
        <w:t xml:space="preserve">create an account </w:t>
      </w:r>
      <w:r w:rsidRPr="00567383">
        <w:t>option</w:t>
      </w:r>
      <w:r>
        <w:t xml:space="preserve"> and enter the necessary credentials to get started. Once logged in you should see a screen something like. </w:t>
      </w:r>
    </w:p>
    <w:p w14:paraId="3BBE5D3B" w14:textId="77777777" w:rsidR="00D131CB" w:rsidRDefault="00D131CB" w:rsidP="00D131CB">
      <w:pPr>
        <w:jc w:val="both"/>
      </w:pPr>
      <w:r w:rsidRPr="00567383">
        <w:rPr>
          <w:noProof/>
        </w:rPr>
        <w:drawing>
          <wp:inline distT="0" distB="0" distL="0" distR="0" wp14:anchorId="5DD3FC6C" wp14:editId="2887A7A8">
            <wp:extent cx="5943600" cy="2676525"/>
            <wp:effectExtent l="0" t="0" r="0" b="9525"/>
            <wp:docPr id="1544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979" name=""/>
                    <pic:cNvPicPr/>
                  </pic:nvPicPr>
                  <pic:blipFill>
                    <a:blip r:embed="rId16"/>
                    <a:stretch>
                      <a:fillRect/>
                    </a:stretch>
                  </pic:blipFill>
                  <pic:spPr>
                    <a:xfrm>
                      <a:off x="0" y="0"/>
                      <a:ext cx="5943600" cy="2676525"/>
                    </a:xfrm>
                    <a:prstGeom prst="rect">
                      <a:avLst/>
                    </a:prstGeom>
                  </pic:spPr>
                </pic:pic>
              </a:graphicData>
            </a:graphic>
          </wp:inline>
        </w:drawing>
      </w:r>
    </w:p>
    <w:p w14:paraId="7BE49B45" w14:textId="2320043B" w:rsidR="00615CC8" w:rsidRDefault="00615CC8" w:rsidP="00615CC8">
      <w:pPr>
        <w:jc w:val="center"/>
      </w:pPr>
      <w:r>
        <w:t>Figure 4. GitHub Dashboard</w:t>
      </w:r>
    </w:p>
    <w:p w14:paraId="110B72B5" w14:textId="77777777" w:rsidR="00D131CB" w:rsidRDefault="00D131CB" w:rsidP="00D131CB">
      <w:pPr>
        <w:jc w:val="both"/>
      </w:pPr>
      <w:r>
        <w:lastRenderedPageBreak/>
        <w:t>Of course, mine has many repositories so when performing your screen would look a bit different. On the top left section where you see the new button, click on it and you should see a window something like this.</w:t>
      </w:r>
    </w:p>
    <w:p w14:paraId="7F3C4E29" w14:textId="77777777" w:rsidR="00D131CB" w:rsidRDefault="00D131CB" w:rsidP="00D131CB">
      <w:pPr>
        <w:jc w:val="both"/>
      </w:pPr>
      <w:r w:rsidRPr="00567383">
        <w:rPr>
          <w:noProof/>
        </w:rPr>
        <w:drawing>
          <wp:inline distT="0" distB="0" distL="0" distR="0" wp14:anchorId="7737AB80" wp14:editId="2DBB34AD">
            <wp:extent cx="5943600" cy="3874770"/>
            <wp:effectExtent l="0" t="0" r="0" b="0"/>
            <wp:docPr id="1399444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44764" name="Picture 1" descr="A screenshot of a computer&#10;&#10;Description automatically generated"/>
                    <pic:cNvPicPr/>
                  </pic:nvPicPr>
                  <pic:blipFill>
                    <a:blip r:embed="rId17"/>
                    <a:stretch>
                      <a:fillRect/>
                    </a:stretch>
                  </pic:blipFill>
                  <pic:spPr>
                    <a:xfrm>
                      <a:off x="0" y="0"/>
                      <a:ext cx="5943600" cy="3874770"/>
                    </a:xfrm>
                    <a:prstGeom prst="rect">
                      <a:avLst/>
                    </a:prstGeom>
                  </pic:spPr>
                </pic:pic>
              </a:graphicData>
            </a:graphic>
          </wp:inline>
        </w:drawing>
      </w:r>
    </w:p>
    <w:p w14:paraId="5C0E0ED8" w14:textId="29BA8F25" w:rsidR="00615CC8" w:rsidRDefault="00615CC8" w:rsidP="00615CC8">
      <w:pPr>
        <w:jc w:val="center"/>
      </w:pPr>
      <w:r>
        <w:t>Figure 5. Creating a Repository</w:t>
      </w:r>
    </w:p>
    <w:p w14:paraId="478F74E1" w14:textId="77777777" w:rsidR="00D131CB" w:rsidRDefault="00D131CB" w:rsidP="00D131CB">
      <w:pPr>
        <w:jc w:val="both"/>
      </w:pPr>
      <w:r>
        <w:t>Which leaves us to another heading on how to create a repository.</w:t>
      </w:r>
    </w:p>
    <w:p w14:paraId="6583AA7C" w14:textId="77777777" w:rsidR="00D131CB" w:rsidRDefault="00D131CB" w:rsidP="00D131CB">
      <w:pPr>
        <w:pStyle w:val="Heading1"/>
        <w:jc w:val="both"/>
      </w:pPr>
      <w:r>
        <w:t>Create a repository</w:t>
      </w:r>
    </w:p>
    <w:p w14:paraId="07305395" w14:textId="77777777" w:rsidR="00D131CB" w:rsidRPr="0049689B" w:rsidRDefault="00D131CB" w:rsidP="00D131CB">
      <w:r w:rsidRPr="0049689B">
        <w:rPr>
          <w:b/>
          <w:bCs/>
        </w:rPr>
        <w:t>What is a repository?</w:t>
      </w:r>
      <w:r w:rsidRPr="0049689B">
        <w:t>: A </w:t>
      </w:r>
      <w:hyperlink r:id="rId18" w:anchor="repository" w:history="1">
        <w:r w:rsidRPr="0049689B">
          <w:rPr>
            <w:rStyle w:val="Hyperlink"/>
            <w:i/>
            <w:iCs/>
          </w:rPr>
          <w:t>repository</w:t>
        </w:r>
      </w:hyperlink>
      <w:r w:rsidRPr="0049689B">
        <w:t> is a project containing files and folders. A repository tracks versions of files and folders. For more information, see "</w:t>
      </w:r>
      <w:hyperlink r:id="rId19" w:history="1">
        <w:r w:rsidRPr="0049689B">
          <w:rPr>
            <w:rStyle w:val="Hyperlink"/>
          </w:rPr>
          <w:t>About repositories</w:t>
        </w:r>
      </w:hyperlink>
      <w:r w:rsidRPr="0049689B">
        <w:t>" from GitHub Docs.</w:t>
      </w:r>
    </w:p>
    <w:p w14:paraId="71364168" w14:textId="77777777" w:rsidR="00EE5CEA" w:rsidRDefault="00D131CB" w:rsidP="00D131CB">
      <w:pPr>
        <w:jc w:val="both"/>
      </w:pPr>
      <w:r>
        <w:rPr>
          <w:noProof/>
        </w:rPr>
        <w:lastRenderedPageBreak/>
        <w:drawing>
          <wp:inline distT="0" distB="0" distL="0" distR="0" wp14:anchorId="01E0AF56" wp14:editId="3B7A0FC9">
            <wp:extent cx="5943600" cy="4114800"/>
            <wp:effectExtent l="0" t="0" r="0" b="0"/>
            <wp:docPr id="147602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4032A42" w14:textId="235B999C" w:rsidR="00D131CB" w:rsidRDefault="00EE5CEA" w:rsidP="00EE5CEA">
      <w:pPr>
        <w:jc w:val="center"/>
      </w:pPr>
      <w:r>
        <w:t>Figure 6. Explanation of creating a repository</w:t>
      </w:r>
      <w:r w:rsidR="00D131CB">
        <w:br/>
        <w:t>When creating a repository you are required to fill/select at least three sections of the page. The first red box is if you want to use already saved templates (These are already made repositories with some files and branches already stored in them). The second box is your repositories name, You can name your repository anything you like but stick to proper naming conventions and name your repository according to what project you are working on, GitHub will indicate you if your repository name is unique or not. The Third box is optional and is used to display a small description about your repository. Lastly the access box and this can be crucial depending on your project. If you intend to display your project to everyone then you would need to select public access but if you choose to hide your project before releasing it to the public a private option is available and only you and those who are contributing to your project can see the repository.</w:t>
      </w:r>
    </w:p>
    <w:p w14:paraId="5BD73298" w14:textId="77777777" w:rsidR="00EE5CEA" w:rsidRDefault="00D131CB" w:rsidP="00D131CB">
      <w:pPr>
        <w:jc w:val="both"/>
      </w:pPr>
      <w:r>
        <w:rPr>
          <w:noProof/>
        </w:rPr>
        <w:lastRenderedPageBreak/>
        <w:drawing>
          <wp:inline distT="0" distB="0" distL="0" distR="0" wp14:anchorId="2B9C2649" wp14:editId="2075949D">
            <wp:extent cx="5937250" cy="3232150"/>
            <wp:effectExtent l="0" t="0" r="6350" b="6350"/>
            <wp:docPr id="98659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232150"/>
                    </a:xfrm>
                    <a:prstGeom prst="rect">
                      <a:avLst/>
                    </a:prstGeom>
                    <a:noFill/>
                    <a:ln>
                      <a:noFill/>
                    </a:ln>
                  </pic:spPr>
                </pic:pic>
              </a:graphicData>
            </a:graphic>
          </wp:inline>
        </w:drawing>
      </w:r>
    </w:p>
    <w:p w14:paraId="6879097B" w14:textId="3A3288AC" w:rsidR="00D131CB" w:rsidRDefault="00EE5CEA" w:rsidP="00EE5CEA">
      <w:pPr>
        <w:jc w:val="center"/>
      </w:pPr>
      <w:r w:rsidRPr="00EE5CEA">
        <w:rPr>
          <w:b/>
          <w:bCs/>
        </w:rPr>
        <w:t>Figure 7.</w:t>
      </w:r>
      <w:r>
        <w:t xml:space="preserve"> Explanation of Licenses and Readme File</w:t>
      </w:r>
      <w:r w:rsidR="00D131CB">
        <w:br/>
        <w:t>Lastly there also exists three more optional options when creating a repository. The First check box is a detailed description about your project, sort of like an actual MUST-READ FILE when installing pirated software. We will cover this later down in the manual on how we can modify this. The second box is for tracking which types of files to ignore, choose none and all files will be tracked otherwise you can select which type of files to exclude from tracking. Lastly a license is not compulsory for this lab but mandatory when releasing your project to the world as it defines the boundaries of what the end user can/cannot do with your work. There are many versions of this license so read and explore accordingly.</w:t>
      </w:r>
      <w:r w:rsidR="00D131CB">
        <w:br/>
        <w:t xml:space="preserve">Once all the necessary boxes are filled click on the </w:t>
      </w:r>
      <w:r w:rsidR="00D131CB">
        <w:rPr>
          <w:b/>
          <w:bCs/>
        </w:rPr>
        <w:t>Create repository</w:t>
      </w:r>
      <w:r w:rsidR="00D131CB">
        <w:t xml:space="preserve"> button.</w:t>
      </w:r>
    </w:p>
    <w:p w14:paraId="066D95EB" w14:textId="77777777" w:rsidR="00D131CB" w:rsidRDefault="00D131CB" w:rsidP="00D131CB">
      <w:pPr>
        <w:jc w:val="both"/>
      </w:pPr>
      <w:r w:rsidRPr="00157607">
        <w:rPr>
          <w:noProof/>
        </w:rPr>
        <w:drawing>
          <wp:inline distT="0" distB="0" distL="0" distR="0" wp14:anchorId="59D3198F" wp14:editId="12886A94">
            <wp:extent cx="5943600" cy="2508885"/>
            <wp:effectExtent l="0" t="0" r="0" b="5715"/>
            <wp:docPr id="117079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94980" name=""/>
                    <pic:cNvPicPr/>
                  </pic:nvPicPr>
                  <pic:blipFill>
                    <a:blip r:embed="rId22"/>
                    <a:stretch>
                      <a:fillRect/>
                    </a:stretch>
                  </pic:blipFill>
                  <pic:spPr>
                    <a:xfrm>
                      <a:off x="0" y="0"/>
                      <a:ext cx="5943600" cy="2508885"/>
                    </a:xfrm>
                    <a:prstGeom prst="rect">
                      <a:avLst/>
                    </a:prstGeom>
                  </pic:spPr>
                </pic:pic>
              </a:graphicData>
            </a:graphic>
          </wp:inline>
        </w:drawing>
      </w:r>
    </w:p>
    <w:p w14:paraId="2B5AF0CF" w14:textId="52A6867A" w:rsidR="00EE5CEA" w:rsidRDefault="00EE5CEA" w:rsidP="00EE5CEA">
      <w:pPr>
        <w:jc w:val="center"/>
      </w:pPr>
      <w:r w:rsidRPr="00EE5CEA">
        <w:rPr>
          <w:b/>
          <w:bCs/>
        </w:rPr>
        <w:t>Figure 8.</w:t>
      </w:r>
      <w:r>
        <w:t xml:space="preserve"> Main page of the newly created Repository</w:t>
      </w:r>
    </w:p>
    <w:p w14:paraId="351D10DE" w14:textId="77777777" w:rsidR="00D131CB" w:rsidRDefault="00D131CB" w:rsidP="00D131CB">
      <w:pPr>
        <w:jc w:val="both"/>
      </w:pPr>
      <w:r>
        <w:lastRenderedPageBreak/>
        <w:t xml:space="preserve">You should see a screen something like this. The bottom section is the readme file, the Top right is the description for the repository and the center is where you will see your files which you have uploaded. Right now, there are only two files as we created a license and a readme file. </w:t>
      </w:r>
    </w:p>
    <w:p w14:paraId="1480AEE1" w14:textId="77777777" w:rsidR="00D131CB" w:rsidRPr="00E23C2A" w:rsidRDefault="00D131CB" w:rsidP="00D131CB">
      <w:pPr>
        <w:pStyle w:val="Heading1"/>
        <w:jc w:val="both"/>
        <w:rPr>
          <w:rFonts w:asciiTheme="minorHAnsi" w:eastAsiaTheme="minorHAnsi" w:hAnsiTheme="minorHAnsi" w:cstheme="minorBidi"/>
          <w:b w:val="0"/>
          <w:smallCaps w:val="0"/>
          <w:color w:val="auto"/>
          <w:sz w:val="22"/>
          <w:szCs w:val="22"/>
        </w:rPr>
      </w:pPr>
      <w:r>
        <w:t>Commit a file</w:t>
      </w:r>
    </w:p>
    <w:p w14:paraId="27C19826" w14:textId="77777777" w:rsidR="00D131CB" w:rsidRDefault="00D131CB" w:rsidP="00D131CB">
      <w:r w:rsidRPr="007D31A8">
        <w:rPr>
          <w:b/>
          <w:bCs/>
        </w:rPr>
        <w:t>What is a commit?</w:t>
      </w:r>
      <w:r>
        <w:t xml:space="preserve"> A commit is a set of changes to the files and folders in your project. A commit exists in a branch and is responsible for tracking what files were uploaded, deleted or modified in the branch.</w:t>
      </w:r>
    </w:p>
    <w:p w14:paraId="48F6BC4D" w14:textId="77777777" w:rsidR="00D131CB" w:rsidRDefault="00D131CB" w:rsidP="00D131CB">
      <w:r>
        <w:t xml:space="preserve">To get started </w:t>
      </w:r>
      <w:r w:rsidRPr="007D31A8">
        <w:t>On the </w:t>
      </w:r>
      <w:r w:rsidRPr="007D31A8">
        <w:rPr>
          <w:b/>
        </w:rPr>
        <w:t>&lt; &gt; Code</w:t>
      </w:r>
      <w:r w:rsidRPr="007D31A8">
        <w:t> tab in the header menu of your repository, make sure you're on your new branch my-first-branch.</w:t>
      </w:r>
    </w:p>
    <w:p w14:paraId="3CA2AF4A" w14:textId="77777777" w:rsidR="00D131CB" w:rsidRDefault="00D131CB" w:rsidP="00D131CB">
      <w:r>
        <w:rPr>
          <w:noProof/>
        </w:rPr>
        <w:drawing>
          <wp:inline distT="0" distB="0" distL="0" distR="0" wp14:anchorId="497CA3ED" wp14:editId="4DA9A439">
            <wp:extent cx="4686300" cy="1612900"/>
            <wp:effectExtent l="0" t="0" r="0" b="6350"/>
            <wp:docPr id="1447197853" name="Picture 4" descr="create new fil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new file op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1612900"/>
                    </a:xfrm>
                    <a:prstGeom prst="rect">
                      <a:avLst/>
                    </a:prstGeom>
                    <a:noFill/>
                    <a:ln>
                      <a:noFill/>
                    </a:ln>
                  </pic:spPr>
                </pic:pic>
              </a:graphicData>
            </a:graphic>
          </wp:inline>
        </w:drawing>
      </w:r>
    </w:p>
    <w:p w14:paraId="672F2321" w14:textId="61865999" w:rsidR="00EE5CEA" w:rsidRPr="00EE5CEA" w:rsidRDefault="00EE5CEA" w:rsidP="00EE5CEA">
      <w:pPr>
        <w:jc w:val="center"/>
      </w:pPr>
      <w:r>
        <w:rPr>
          <w:b/>
          <w:bCs/>
        </w:rPr>
        <w:t>Figure 9.</w:t>
      </w:r>
      <w:r>
        <w:t xml:space="preserve"> Option to create a new file in the Repository</w:t>
      </w:r>
    </w:p>
    <w:p w14:paraId="482B7124" w14:textId="77777777" w:rsidR="00D131CB" w:rsidRDefault="00D131CB" w:rsidP="00D131CB">
      <w:r w:rsidRPr="007D31A8">
        <w:t>Select the </w:t>
      </w:r>
      <w:r w:rsidRPr="007D31A8">
        <w:rPr>
          <w:b/>
          <w:bCs/>
        </w:rPr>
        <w:t>Add file</w:t>
      </w:r>
      <w:r w:rsidRPr="007D31A8">
        <w:t> drop-down and click </w:t>
      </w:r>
      <w:r w:rsidRPr="007D31A8">
        <w:rPr>
          <w:b/>
          <w:bCs/>
        </w:rPr>
        <w:t>Create new file</w:t>
      </w:r>
      <w:r w:rsidRPr="007D31A8">
        <w:t>.</w:t>
      </w:r>
    </w:p>
    <w:p w14:paraId="45A041F4" w14:textId="77777777" w:rsidR="00D131CB" w:rsidRDefault="00D131CB" w:rsidP="00D131CB">
      <w:r>
        <w:rPr>
          <w:noProof/>
        </w:rPr>
        <w:drawing>
          <wp:inline distT="0" distB="0" distL="0" distR="0" wp14:anchorId="000DF27B" wp14:editId="321C0F02">
            <wp:extent cx="5943600" cy="1121410"/>
            <wp:effectExtent l="0" t="0" r="0" b="2540"/>
            <wp:docPr id="1056250519" name="Picture 5" descr="profile.md fil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file.md file 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p>
    <w:p w14:paraId="7533BF30" w14:textId="316371C4" w:rsidR="00EE5CEA" w:rsidRPr="00EE5CEA" w:rsidRDefault="00EE5CEA" w:rsidP="00EE5CEA">
      <w:pPr>
        <w:jc w:val="center"/>
      </w:pPr>
      <w:r>
        <w:rPr>
          <w:b/>
          <w:bCs/>
        </w:rPr>
        <w:t xml:space="preserve">Figure 10. </w:t>
      </w:r>
      <w:r>
        <w:t>Edit preview for creating a profile.md File</w:t>
      </w:r>
    </w:p>
    <w:p w14:paraId="300EF93F" w14:textId="3D0B94CD" w:rsidR="00D131CB" w:rsidRDefault="00D131CB" w:rsidP="00D131CB">
      <w:r w:rsidRPr="007D31A8">
        <w:t>In the </w:t>
      </w:r>
      <w:r w:rsidRPr="007D31A8">
        <w:rPr>
          <w:b/>
          <w:bCs/>
        </w:rPr>
        <w:t>Name your file...</w:t>
      </w:r>
      <w:r w:rsidRPr="007D31A8">
        <w:t> field, enter PROFILE.md.</w:t>
      </w:r>
      <w:r>
        <w:br/>
      </w:r>
      <w:r w:rsidRPr="007D31A8">
        <w:t>In the </w:t>
      </w:r>
      <w:r w:rsidRPr="007D31A8">
        <w:rPr>
          <w:b/>
          <w:bCs/>
        </w:rPr>
        <w:t>Enter file contents here</w:t>
      </w:r>
      <w:r w:rsidRPr="007D31A8">
        <w:t xml:space="preserve"> area, </w:t>
      </w:r>
      <w:r w:rsidR="00EE5CEA">
        <w:t>write</w:t>
      </w:r>
      <w:r>
        <w:t xml:space="preserve"> a text i.e. Programming Fundamentals Fall 2024</w:t>
      </w:r>
      <w:r>
        <w:br/>
      </w:r>
      <w:r w:rsidRPr="007D31A8">
        <w:t>Click </w:t>
      </w:r>
      <w:r w:rsidRPr="007D31A8">
        <w:rPr>
          <w:b/>
          <w:bCs/>
        </w:rPr>
        <w:t>Commit changes...</w:t>
      </w:r>
      <w:r w:rsidRPr="007D31A8">
        <w:t> in the upper right corner above the contents box.</w:t>
      </w:r>
      <w:r>
        <w:br/>
        <w:t>You should see a window pop something like this down below.</w:t>
      </w:r>
    </w:p>
    <w:p w14:paraId="47A74E94" w14:textId="77777777" w:rsidR="00D131CB" w:rsidRDefault="00D131CB" w:rsidP="007635EC"/>
    <w:p w14:paraId="10BEC30F" w14:textId="77777777" w:rsidR="00D131CB" w:rsidRPr="008F6DF4" w:rsidRDefault="00D131CB" w:rsidP="00D131CB">
      <w:pPr>
        <w:pStyle w:val="Heading1"/>
        <w:jc w:val="both"/>
        <w:rPr>
          <w:rFonts w:asciiTheme="minorHAnsi" w:eastAsiaTheme="minorHAnsi" w:hAnsiTheme="minorHAnsi" w:cstheme="minorBidi"/>
          <w:b w:val="0"/>
          <w:smallCaps w:val="0"/>
          <w:color w:val="auto"/>
          <w:sz w:val="22"/>
          <w:szCs w:val="22"/>
        </w:rPr>
      </w:pPr>
      <w:r>
        <w:t>Markdown language for readme Files</w:t>
      </w:r>
    </w:p>
    <w:p w14:paraId="014DE31B" w14:textId="77777777" w:rsidR="00D131CB" w:rsidRDefault="00D131CB" w:rsidP="00D131CB">
      <w:r w:rsidRPr="00D809A9">
        <w:t>Markdown is a lightweight markup language that you can use to add formatting elements to plaintext text documents. GitHub uses its own flavor of Markdown, which includes some additional features beyond the standard Markdown. Here’s a guide to some of the basic elements:</w:t>
      </w:r>
    </w:p>
    <w:p w14:paraId="240E2F51" w14:textId="77777777" w:rsidR="00D131CB" w:rsidRDefault="00D131CB" w:rsidP="00D131CB">
      <w:r>
        <w:t>Before we start click on the pencil icon in the readme section of your GitHub Repo</w:t>
      </w:r>
    </w:p>
    <w:p w14:paraId="55678A17" w14:textId="0E928C29" w:rsidR="00EE5CEA" w:rsidRPr="00EE5CEA" w:rsidRDefault="00D131CB" w:rsidP="00EE5CEA">
      <w:pPr>
        <w:jc w:val="center"/>
      </w:pPr>
      <w:r w:rsidRPr="001B2971">
        <w:rPr>
          <w:noProof/>
        </w:rPr>
        <w:lastRenderedPageBreak/>
        <w:drawing>
          <wp:inline distT="0" distB="0" distL="0" distR="0" wp14:anchorId="75355988" wp14:editId="1AB8AEBE">
            <wp:extent cx="5943600" cy="901700"/>
            <wp:effectExtent l="0" t="0" r="0" b="0"/>
            <wp:docPr id="111237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73489" name=""/>
                    <pic:cNvPicPr/>
                  </pic:nvPicPr>
                  <pic:blipFill rotWithShape="1">
                    <a:blip r:embed="rId25"/>
                    <a:srcRect b="22573"/>
                    <a:stretch/>
                  </pic:blipFill>
                  <pic:spPr bwMode="auto">
                    <a:xfrm>
                      <a:off x="0" y="0"/>
                      <a:ext cx="5943600" cy="901700"/>
                    </a:xfrm>
                    <a:prstGeom prst="rect">
                      <a:avLst/>
                    </a:prstGeom>
                    <a:ln>
                      <a:noFill/>
                    </a:ln>
                    <a:extLst>
                      <a:ext uri="{53640926-AAD7-44D8-BBD7-CCE9431645EC}">
                        <a14:shadowObscured xmlns:a14="http://schemas.microsoft.com/office/drawing/2010/main"/>
                      </a:ext>
                    </a:extLst>
                  </pic:spPr>
                </pic:pic>
              </a:graphicData>
            </a:graphic>
          </wp:inline>
        </w:drawing>
      </w:r>
      <w:r>
        <w:br/>
      </w:r>
      <w:r w:rsidR="00EE5CEA">
        <w:rPr>
          <w:b/>
          <w:bCs/>
        </w:rPr>
        <w:t xml:space="preserve">Figure 11. </w:t>
      </w:r>
      <w:r w:rsidR="00EE5CEA">
        <w:t>Readme file preview</w:t>
      </w:r>
    </w:p>
    <w:p w14:paraId="4F3A0C38" w14:textId="0058454F" w:rsidR="00D131CB" w:rsidRDefault="00D131CB" w:rsidP="00D131CB">
      <w:r>
        <w:br/>
        <w:t>Once clicked you should see a window of something like this</w:t>
      </w:r>
    </w:p>
    <w:p w14:paraId="00F3A4DD" w14:textId="77777777" w:rsidR="00D131CB" w:rsidRDefault="00D131CB" w:rsidP="00D131CB">
      <w:r w:rsidRPr="001B2971">
        <w:rPr>
          <w:noProof/>
        </w:rPr>
        <w:drawing>
          <wp:inline distT="0" distB="0" distL="0" distR="0" wp14:anchorId="3A147E13" wp14:editId="3F356A95">
            <wp:extent cx="5943600" cy="2644140"/>
            <wp:effectExtent l="0" t="0" r="0" b="3810"/>
            <wp:docPr id="1218627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27841" name="Picture 1" descr="A screenshot of a computer&#10;&#10;Description automatically generated"/>
                    <pic:cNvPicPr/>
                  </pic:nvPicPr>
                  <pic:blipFill>
                    <a:blip r:embed="rId26"/>
                    <a:stretch>
                      <a:fillRect/>
                    </a:stretch>
                  </pic:blipFill>
                  <pic:spPr>
                    <a:xfrm>
                      <a:off x="0" y="0"/>
                      <a:ext cx="5943600" cy="2644140"/>
                    </a:xfrm>
                    <a:prstGeom prst="rect">
                      <a:avLst/>
                    </a:prstGeom>
                  </pic:spPr>
                </pic:pic>
              </a:graphicData>
            </a:graphic>
          </wp:inline>
        </w:drawing>
      </w:r>
    </w:p>
    <w:p w14:paraId="1DF5FDB7" w14:textId="7339A411" w:rsidR="00EE5CEA" w:rsidRPr="00EE5CEA" w:rsidRDefault="00EE5CEA" w:rsidP="00EE5CEA">
      <w:pPr>
        <w:jc w:val="center"/>
      </w:pPr>
      <w:r>
        <w:rPr>
          <w:b/>
          <w:bCs/>
        </w:rPr>
        <w:t xml:space="preserve">Figure 12. </w:t>
      </w:r>
      <w:r>
        <w:t>Edit preview for Repository Readme File</w:t>
      </w:r>
    </w:p>
    <w:p w14:paraId="1E086C48" w14:textId="1FC8279B" w:rsidR="00D131CB" w:rsidRDefault="00D131CB" w:rsidP="00D131CB">
      <w:r>
        <w:t xml:space="preserve">Here you are going to add changes so your readme file could look fancy and professional </w:t>
      </w:r>
      <w:r w:rsidRPr="001B2971">
        <w:rPr>
          <w:rFonts w:ascii="Segoe UI Emoji" w:hAnsi="Segoe UI Emoji" w:cs="Segoe UI Emoji"/>
        </w:rPr>
        <w:t>😊</w:t>
      </w:r>
      <w:r>
        <w:rPr>
          <w:rFonts w:ascii="Segoe UI Emoji" w:hAnsi="Segoe UI Emoji" w:cs="Segoe UI Emoji"/>
        </w:rPr>
        <w:t xml:space="preserve">. There is a preview page so whatever you </w:t>
      </w:r>
      <w:r w:rsidR="00EE5CEA">
        <w:rPr>
          <w:rFonts w:ascii="Segoe UI Emoji" w:hAnsi="Segoe UI Emoji" w:cs="Segoe UI Emoji"/>
        </w:rPr>
        <w:t>change</w:t>
      </w:r>
      <w:r>
        <w:rPr>
          <w:rFonts w:ascii="Segoe UI Emoji" w:hAnsi="Segoe UI Emoji" w:cs="Segoe UI Emoji"/>
        </w:rPr>
        <w:t xml:space="preserve"> you make to your file you can see the effect in real-time.</w:t>
      </w:r>
    </w:p>
    <w:p w14:paraId="442ED043" w14:textId="77777777" w:rsidR="00D131CB" w:rsidRPr="00D809A9" w:rsidRDefault="00000000" w:rsidP="00D131CB">
      <w:pPr>
        <w:rPr>
          <w:b/>
          <w:bCs/>
        </w:rPr>
      </w:pPr>
      <w:hyperlink r:id="rId27" w:anchor="headings" w:history="1">
        <w:r w:rsidR="00D131CB" w:rsidRPr="00D809A9">
          <w:rPr>
            <w:rStyle w:val="Hyperlink"/>
            <w:b/>
            <w:bCs/>
          </w:rPr>
          <w:t>Headings</w:t>
        </w:r>
      </w:hyperlink>
    </w:p>
    <w:p w14:paraId="52F871F8" w14:textId="77777777" w:rsidR="00D131CB" w:rsidRDefault="00D131CB" w:rsidP="00D131CB">
      <w:r w:rsidRPr="00D809A9">
        <w:t>To create a heading, add one to six # symbols before your heading text. The number of # you use will determine the hierarchy level and typeface size of the heading.</w:t>
      </w:r>
    </w:p>
    <w:p w14:paraId="20390E2A" w14:textId="77777777" w:rsidR="00D131CB" w:rsidRPr="00D809A9" w:rsidRDefault="00D131CB" w:rsidP="00D131CB">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DBAC7"/>
          <w:kern w:val="0"/>
          <w:sz w:val="20"/>
          <w:szCs w:val="20"/>
          <w:bdr w:val="none" w:sz="0" w:space="0" w:color="auto" w:frame="1"/>
          <w14:ligatures w14:val="none"/>
        </w:rPr>
      </w:pPr>
      <w:r w:rsidRPr="00D809A9">
        <w:rPr>
          <w:rFonts w:ascii="Courier New" w:eastAsia="Times New Roman" w:hAnsi="Courier New" w:cs="Courier New"/>
          <w:b/>
          <w:bCs/>
          <w:color w:val="ADBAC7"/>
          <w:kern w:val="0"/>
          <w:sz w:val="20"/>
          <w:szCs w:val="20"/>
          <w:bdr w:val="none" w:sz="0" w:space="0" w:color="auto" w:frame="1"/>
          <w14:ligatures w14:val="none"/>
        </w:rPr>
        <w:t># A first-level heading</w:t>
      </w:r>
    </w:p>
    <w:p w14:paraId="47E11748" w14:textId="77777777" w:rsidR="00D131CB" w:rsidRPr="00D809A9" w:rsidRDefault="00D131CB" w:rsidP="00D131CB">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DBAC7"/>
          <w:kern w:val="0"/>
          <w:sz w:val="20"/>
          <w:szCs w:val="20"/>
          <w:bdr w:val="none" w:sz="0" w:space="0" w:color="auto" w:frame="1"/>
          <w14:ligatures w14:val="none"/>
        </w:rPr>
      </w:pPr>
      <w:r w:rsidRPr="00D809A9">
        <w:rPr>
          <w:rFonts w:ascii="Courier New" w:eastAsia="Times New Roman" w:hAnsi="Courier New" w:cs="Courier New"/>
          <w:b/>
          <w:bCs/>
          <w:color w:val="ADBAC7"/>
          <w:kern w:val="0"/>
          <w:sz w:val="20"/>
          <w:szCs w:val="20"/>
          <w:bdr w:val="none" w:sz="0" w:space="0" w:color="auto" w:frame="1"/>
          <w14:ligatures w14:val="none"/>
        </w:rPr>
        <w:t>## A second-level heading</w:t>
      </w:r>
    </w:p>
    <w:p w14:paraId="2146FD93" w14:textId="77777777" w:rsidR="00D131CB" w:rsidRPr="001B2971" w:rsidRDefault="00D131CB" w:rsidP="00D131CB">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eastAsia="Times New Roman" w:hAnsi="Courier New" w:cs="Courier New"/>
          <w:color w:val="ADBAC7"/>
          <w:kern w:val="0"/>
          <w:sz w:val="20"/>
          <w:szCs w:val="20"/>
          <w14:ligatures w14:val="none"/>
        </w:rPr>
      </w:pPr>
      <w:r w:rsidRPr="00D809A9">
        <w:rPr>
          <w:rFonts w:ascii="Courier New" w:eastAsia="Times New Roman" w:hAnsi="Courier New" w:cs="Courier New"/>
          <w:b/>
          <w:bCs/>
          <w:color w:val="ADBAC7"/>
          <w:kern w:val="0"/>
          <w:sz w:val="20"/>
          <w:szCs w:val="20"/>
          <w:bdr w:val="none" w:sz="0" w:space="0" w:color="auto" w:frame="1"/>
          <w14:ligatures w14:val="none"/>
        </w:rPr>
        <w:t>### A third-level heading</w:t>
      </w:r>
    </w:p>
    <w:p w14:paraId="3B7AB0C4" w14:textId="77777777" w:rsidR="00D131CB" w:rsidRDefault="00D131CB" w:rsidP="00D13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DBAC7"/>
          <w:kern w:val="0"/>
          <w:sz w:val="20"/>
          <w:szCs w:val="20"/>
          <w14:ligatures w14:val="none"/>
        </w:rPr>
      </w:pPr>
      <w:r w:rsidRPr="00D809A9">
        <w:rPr>
          <w:rFonts w:ascii="Courier New" w:eastAsia="Times New Roman" w:hAnsi="Courier New" w:cs="Courier New"/>
          <w:noProof/>
          <w:color w:val="ADBAC7"/>
          <w:kern w:val="0"/>
          <w:sz w:val="20"/>
          <w:szCs w:val="20"/>
          <w14:ligatures w14:val="none"/>
        </w:rPr>
        <w:lastRenderedPageBreak/>
        <w:drawing>
          <wp:inline distT="0" distB="0" distL="0" distR="0" wp14:anchorId="7F469B22" wp14:editId="52BA72B8">
            <wp:extent cx="5496692" cy="2476846"/>
            <wp:effectExtent l="0" t="0" r="0" b="0"/>
            <wp:docPr id="13538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1915" name=""/>
                    <pic:cNvPicPr/>
                  </pic:nvPicPr>
                  <pic:blipFill>
                    <a:blip r:embed="rId28"/>
                    <a:stretch>
                      <a:fillRect/>
                    </a:stretch>
                  </pic:blipFill>
                  <pic:spPr>
                    <a:xfrm>
                      <a:off x="0" y="0"/>
                      <a:ext cx="5496692" cy="2476846"/>
                    </a:xfrm>
                    <a:prstGeom prst="rect">
                      <a:avLst/>
                    </a:prstGeom>
                  </pic:spPr>
                </pic:pic>
              </a:graphicData>
            </a:graphic>
          </wp:inline>
        </w:drawing>
      </w:r>
    </w:p>
    <w:p w14:paraId="22C7159C" w14:textId="4A675AD3" w:rsidR="00EE5CEA" w:rsidRPr="00EE5CEA" w:rsidRDefault="00EE5CEA" w:rsidP="00EE5CEA">
      <w:pPr>
        <w:jc w:val="center"/>
      </w:pPr>
      <w:r>
        <w:rPr>
          <w:b/>
          <w:bCs/>
        </w:rPr>
        <w:t xml:space="preserve">Figure 13. </w:t>
      </w:r>
      <w:r>
        <w:t>Different Heading styles in Readme File</w:t>
      </w:r>
    </w:p>
    <w:p w14:paraId="6CDC2A2A" w14:textId="77777777" w:rsidR="00D131CB" w:rsidRDefault="00D131CB" w:rsidP="00D131CB">
      <w:r w:rsidRPr="001B2971">
        <w:t>When you use two or more headings, GitHub automatically generates a table of contents that you can access by clicking</w:t>
      </w:r>
      <w:r>
        <w:t xml:space="preserve"> </w:t>
      </w:r>
      <w:r w:rsidRPr="001B2971">
        <w:rPr>
          <w:noProof/>
        </w:rPr>
        <w:drawing>
          <wp:inline distT="0" distB="0" distL="0" distR="0" wp14:anchorId="55CFD0FD" wp14:editId="20915314">
            <wp:extent cx="133350" cy="166687"/>
            <wp:effectExtent l="0" t="0" r="0" b="5080"/>
            <wp:docPr id="62352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2830" name=""/>
                    <pic:cNvPicPr/>
                  </pic:nvPicPr>
                  <pic:blipFill>
                    <a:blip r:embed="rId29"/>
                    <a:stretch>
                      <a:fillRect/>
                    </a:stretch>
                  </pic:blipFill>
                  <pic:spPr>
                    <a:xfrm>
                      <a:off x="0" y="0"/>
                      <a:ext cx="139890" cy="174863"/>
                    </a:xfrm>
                    <a:prstGeom prst="rect">
                      <a:avLst/>
                    </a:prstGeom>
                  </pic:spPr>
                </pic:pic>
              </a:graphicData>
            </a:graphic>
          </wp:inline>
        </w:drawing>
      </w:r>
      <w:r w:rsidRPr="001B2971">
        <w:t>  within the file header. Each heading title is listed in the table of contents, and you can click a title to navigate to the selected section.</w:t>
      </w:r>
    </w:p>
    <w:p w14:paraId="554A7ABA" w14:textId="77777777" w:rsidR="00D131CB" w:rsidRDefault="00D131CB" w:rsidP="00D131CB">
      <w:r>
        <w:rPr>
          <w:noProof/>
        </w:rPr>
        <w:drawing>
          <wp:inline distT="0" distB="0" distL="0" distR="0" wp14:anchorId="022CDF97" wp14:editId="5B1F5BD8">
            <wp:extent cx="5943600" cy="2487295"/>
            <wp:effectExtent l="0" t="0" r="0" b="8255"/>
            <wp:docPr id="167535722" name="Picture 13" descr="Screenshot of the README file in the GitHub Docs open source repository with the drop-down menu for the table of contents exposed. The table of contents icon is outlined in dark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the README file in the GitHub Docs open source repository with the drop-down menu for the table of contents exposed. The table of contents icon is outlined in dark oran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87295"/>
                    </a:xfrm>
                    <a:prstGeom prst="rect">
                      <a:avLst/>
                    </a:prstGeom>
                    <a:noFill/>
                    <a:ln>
                      <a:noFill/>
                    </a:ln>
                  </pic:spPr>
                </pic:pic>
              </a:graphicData>
            </a:graphic>
          </wp:inline>
        </w:drawing>
      </w:r>
    </w:p>
    <w:p w14:paraId="75F64FAE" w14:textId="3252A388" w:rsidR="00EE5CEA" w:rsidRPr="00EE5CEA" w:rsidRDefault="00EE5CEA" w:rsidP="00EE5CEA">
      <w:pPr>
        <w:jc w:val="center"/>
      </w:pPr>
      <w:r>
        <w:rPr>
          <w:b/>
          <w:bCs/>
        </w:rPr>
        <w:t xml:space="preserve">Figure 14. </w:t>
      </w:r>
      <w:r>
        <w:t>Columns for different Headings</w:t>
      </w:r>
    </w:p>
    <w:p w14:paraId="255319F3" w14:textId="77777777" w:rsidR="00D131CB" w:rsidRPr="001B2971" w:rsidRDefault="00000000" w:rsidP="00D131CB">
      <w:pPr>
        <w:rPr>
          <w:b/>
          <w:bCs/>
        </w:rPr>
      </w:pPr>
      <w:hyperlink r:id="rId31" w:anchor="styling-text" w:history="1">
        <w:r w:rsidR="00D131CB" w:rsidRPr="001B2971">
          <w:rPr>
            <w:rStyle w:val="Hyperlink"/>
            <w:b/>
            <w:bCs/>
          </w:rPr>
          <w:t>Styling text</w:t>
        </w:r>
      </w:hyperlink>
    </w:p>
    <w:p w14:paraId="001733BB" w14:textId="77777777" w:rsidR="00D131CB" w:rsidRDefault="00D131CB" w:rsidP="00D131CB">
      <w:r w:rsidRPr="001B2971">
        <w:t>You can indicate emphasis with bold, italic, strikethrough, subscript, or superscript text in comment fields and .md files</w:t>
      </w:r>
      <w:r>
        <w:t xml:space="preserve"> </w:t>
      </w:r>
      <w:r w:rsidRPr="001B2971">
        <w:t>.</w:t>
      </w:r>
    </w:p>
    <w:p w14:paraId="1528461B" w14:textId="77777777" w:rsidR="00D131CB" w:rsidRDefault="00D131CB" w:rsidP="00D131CB">
      <w:r>
        <w:br w:type="page"/>
      </w:r>
    </w:p>
    <w:tbl>
      <w:tblPr>
        <w:tblW w:w="9246" w:type="dxa"/>
        <w:shd w:val="clear" w:color="auto" w:fill="22272E"/>
        <w:tblCellMar>
          <w:top w:w="15" w:type="dxa"/>
          <w:left w:w="15" w:type="dxa"/>
          <w:bottom w:w="15" w:type="dxa"/>
          <w:right w:w="15" w:type="dxa"/>
        </w:tblCellMar>
        <w:tblLook w:val="04A0" w:firstRow="1" w:lastRow="0" w:firstColumn="1" w:lastColumn="0" w:noHBand="0" w:noVBand="1"/>
      </w:tblPr>
      <w:tblGrid>
        <w:gridCol w:w="1319"/>
        <w:gridCol w:w="847"/>
        <w:gridCol w:w="2575"/>
        <w:gridCol w:w="2317"/>
        <w:gridCol w:w="2188"/>
      </w:tblGrid>
      <w:tr w:rsidR="00D131CB" w:rsidRPr="001B2971" w14:paraId="786D657B" w14:textId="77777777" w:rsidTr="0068613F">
        <w:trPr>
          <w:trHeight w:val="443"/>
          <w:tblHeader/>
        </w:trPr>
        <w:tc>
          <w:tcPr>
            <w:tcW w:w="0" w:type="auto"/>
            <w:tcBorders>
              <w:top w:val="nil"/>
              <w:left w:val="nil"/>
              <w:bottom w:val="nil"/>
              <w:right w:val="nil"/>
            </w:tcBorders>
            <w:shd w:val="clear" w:color="auto" w:fill="22272E"/>
            <w:hideMark/>
          </w:tcPr>
          <w:p w14:paraId="451643FD" w14:textId="77777777" w:rsidR="00D131CB" w:rsidRPr="001B2971" w:rsidRDefault="00D131CB" w:rsidP="0068613F">
            <w:pPr>
              <w:rPr>
                <w:b/>
                <w:bCs/>
              </w:rPr>
            </w:pPr>
            <w:r w:rsidRPr="001B2971">
              <w:rPr>
                <w:b/>
                <w:bCs/>
              </w:rPr>
              <w:lastRenderedPageBreak/>
              <w:t>Style</w:t>
            </w:r>
          </w:p>
        </w:tc>
        <w:tc>
          <w:tcPr>
            <w:tcW w:w="0" w:type="auto"/>
            <w:tcBorders>
              <w:top w:val="nil"/>
              <w:left w:val="nil"/>
              <w:bottom w:val="nil"/>
              <w:right w:val="nil"/>
            </w:tcBorders>
            <w:shd w:val="clear" w:color="auto" w:fill="22272E"/>
            <w:hideMark/>
          </w:tcPr>
          <w:p w14:paraId="023B21AA" w14:textId="77777777" w:rsidR="00D131CB" w:rsidRPr="001B2971" w:rsidRDefault="00D131CB" w:rsidP="0068613F">
            <w:pPr>
              <w:rPr>
                <w:b/>
                <w:bCs/>
              </w:rPr>
            </w:pPr>
            <w:r w:rsidRPr="001B2971">
              <w:rPr>
                <w:b/>
                <w:bCs/>
              </w:rPr>
              <w:t>Syntax</w:t>
            </w:r>
          </w:p>
        </w:tc>
        <w:tc>
          <w:tcPr>
            <w:tcW w:w="0" w:type="auto"/>
            <w:tcBorders>
              <w:top w:val="nil"/>
              <w:left w:val="nil"/>
              <w:bottom w:val="nil"/>
              <w:right w:val="nil"/>
            </w:tcBorders>
            <w:shd w:val="clear" w:color="auto" w:fill="22272E"/>
            <w:hideMark/>
          </w:tcPr>
          <w:p w14:paraId="31873579" w14:textId="77777777" w:rsidR="00D131CB" w:rsidRPr="001B2971" w:rsidRDefault="00D131CB" w:rsidP="0068613F">
            <w:pPr>
              <w:rPr>
                <w:b/>
                <w:bCs/>
              </w:rPr>
            </w:pPr>
            <w:r w:rsidRPr="001B2971">
              <w:rPr>
                <w:b/>
                <w:bCs/>
              </w:rPr>
              <w:t>Keyboard shortcut</w:t>
            </w:r>
          </w:p>
        </w:tc>
        <w:tc>
          <w:tcPr>
            <w:tcW w:w="0" w:type="auto"/>
            <w:tcBorders>
              <w:top w:val="nil"/>
              <w:left w:val="nil"/>
              <w:bottom w:val="nil"/>
              <w:right w:val="nil"/>
            </w:tcBorders>
            <w:shd w:val="clear" w:color="auto" w:fill="22272E"/>
            <w:hideMark/>
          </w:tcPr>
          <w:p w14:paraId="2B1B3E13" w14:textId="77777777" w:rsidR="00D131CB" w:rsidRPr="001B2971" w:rsidRDefault="00D131CB" w:rsidP="0068613F">
            <w:pPr>
              <w:rPr>
                <w:b/>
                <w:bCs/>
              </w:rPr>
            </w:pPr>
            <w:r w:rsidRPr="001B2971">
              <w:rPr>
                <w:b/>
                <w:bCs/>
              </w:rPr>
              <w:t>Example</w:t>
            </w:r>
          </w:p>
        </w:tc>
        <w:tc>
          <w:tcPr>
            <w:tcW w:w="0" w:type="auto"/>
            <w:tcBorders>
              <w:top w:val="nil"/>
              <w:left w:val="nil"/>
              <w:bottom w:val="nil"/>
              <w:right w:val="nil"/>
            </w:tcBorders>
            <w:shd w:val="clear" w:color="auto" w:fill="22272E"/>
            <w:hideMark/>
          </w:tcPr>
          <w:p w14:paraId="4F292496" w14:textId="77777777" w:rsidR="00D131CB" w:rsidRPr="001B2971" w:rsidRDefault="00D131CB" w:rsidP="0068613F">
            <w:pPr>
              <w:rPr>
                <w:b/>
                <w:bCs/>
              </w:rPr>
            </w:pPr>
            <w:r w:rsidRPr="001B2971">
              <w:rPr>
                <w:b/>
                <w:bCs/>
              </w:rPr>
              <w:t>Output</w:t>
            </w:r>
          </w:p>
        </w:tc>
      </w:tr>
      <w:tr w:rsidR="00D131CB" w:rsidRPr="001B2971" w14:paraId="7E5BC2AC" w14:textId="77777777" w:rsidTr="0068613F">
        <w:trPr>
          <w:trHeight w:val="1028"/>
        </w:trPr>
        <w:tc>
          <w:tcPr>
            <w:tcW w:w="0" w:type="auto"/>
            <w:tcBorders>
              <w:top w:val="nil"/>
              <w:left w:val="nil"/>
              <w:bottom w:val="nil"/>
              <w:right w:val="nil"/>
            </w:tcBorders>
            <w:shd w:val="clear" w:color="auto" w:fill="22272E"/>
            <w:hideMark/>
          </w:tcPr>
          <w:p w14:paraId="17DB1B78" w14:textId="77777777" w:rsidR="00D131CB" w:rsidRPr="001B2971" w:rsidRDefault="00D131CB" w:rsidP="0068613F">
            <w:r w:rsidRPr="001B2971">
              <w:t>Bold</w:t>
            </w:r>
          </w:p>
        </w:tc>
        <w:tc>
          <w:tcPr>
            <w:tcW w:w="0" w:type="auto"/>
            <w:tcBorders>
              <w:top w:val="nil"/>
              <w:left w:val="nil"/>
              <w:bottom w:val="nil"/>
              <w:right w:val="nil"/>
            </w:tcBorders>
            <w:shd w:val="clear" w:color="auto" w:fill="22272E"/>
            <w:hideMark/>
          </w:tcPr>
          <w:p w14:paraId="4BB980C4" w14:textId="77777777" w:rsidR="00D131CB" w:rsidRPr="001B2971" w:rsidRDefault="00D131CB" w:rsidP="0068613F">
            <w:r w:rsidRPr="001B2971">
              <w:t>** ** or __ __</w:t>
            </w:r>
          </w:p>
        </w:tc>
        <w:tc>
          <w:tcPr>
            <w:tcW w:w="0" w:type="auto"/>
            <w:tcBorders>
              <w:top w:val="nil"/>
              <w:left w:val="nil"/>
              <w:bottom w:val="nil"/>
              <w:right w:val="nil"/>
            </w:tcBorders>
            <w:shd w:val="clear" w:color="auto" w:fill="22272E"/>
            <w:hideMark/>
          </w:tcPr>
          <w:p w14:paraId="268DC58F" w14:textId="77777777" w:rsidR="00D131CB" w:rsidRPr="001B2971" w:rsidRDefault="00D131CB" w:rsidP="0068613F">
            <w:proofErr w:type="spellStart"/>
            <w:r w:rsidRPr="001B2971">
              <w:t>Command+B</w:t>
            </w:r>
            <w:proofErr w:type="spellEnd"/>
            <w:r w:rsidRPr="001B2971">
              <w:t> (Mac) or </w:t>
            </w:r>
            <w:proofErr w:type="spellStart"/>
            <w:r w:rsidRPr="001B2971">
              <w:t>Ctrl+B</w:t>
            </w:r>
            <w:proofErr w:type="spellEnd"/>
            <w:r w:rsidRPr="001B2971">
              <w:t> (Windows/Linux)</w:t>
            </w:r>
          </w:p>
        </w:tc>
        <w:tc>
          <w:tcPr>
            <w:tcW w:w="0" w:type="auto"/>
            <w:tcBorders>
              <w:top w:val="nil"/>
              <w:left w:val="nil"/>
              <w:bottom w:val="nil"/>
              <w:right w:val="nil"/>
            </w:tcBorders>
            <w:shd w:val="clear" w:color="auto" w:fill="22272E"/>
            <w:hideMark/>
          </w:tcPr>
          <w:p w14:paraId="27E0B713" w14:textId="77777777" w:rsidR="00D131CB" w:rsidRPr="001B2971" w:rsidRDefault="00D131CB" w:rsidP="0068613F">
            <w:r w:rsidRPr="001B2971">
              <w:t>**This is bold text**</w:t>
            </w:r>
          </w:p>
        </w:tc>
        <w:tc>
          <w:tcPr>
            <w:tcW w:w="0" w:type="auto"/>
            <w:tcBorders>
              <w:top w:val="nil"/>
              <w:left w:val="nil"/>
              <w:bottom w:val="nil"/>
              <w:right w:val="nil"/>
            </w:tcBorders>
            <w:shd w:val="clear" w:color="auto" w:fill="22272E"/>
            <w:hideMark/>
          </w:tcPr>
          <w:p w14:paraId="72DC0940" w14:textId="77777777" w:rsidR="00D131CB" w:rsidRPr="001B2971" w:rsidRDefault="00D131CB" w:rsidP="0068613F">
            <w:r w:rsidRPr="001B2971">
              <w:rPr>
                <w:b/>
                <w:bCs/>
              </w:rPr>
              <w:t>This is bold text</w:t>
            </w:r>
          </w:p>
        </w:tc>
      </w:tr>
      <w:tr w:rsidR="00D131CB" w:rsidRPr="001B2971" w14:paraId="65DF88A5" w14:textId="77777777" w:rsidTr="0068613F">
        <w:trPr>
          <w:trHeight w:val="736"/>
        </w:trPr>
        <w:tc>
          <w:tcPr>
            <w:tcW w:w="0" w:type="auto"/>
            <w:tcBorders>
              <w:top w:val="nil"/>
              <w:left w:val="nil"/>
              <w:bottom w:val="nil"/>
              <w:right w:val="nil"/>
            </w:tcBorders>
            <w:shd w:val="clear" w:color="auto" w:fill="auto"/>
            <w:hideMark/>
          </w:tcPr>
          <w:p w14:paraId="21484C61" w14:textId="77777777" w:rsidR="00D131CB" w:rsidRPr="001B2971" w:rsidRDefault="00D131CB" w:rsidP="0068613F">
            <w:r w:rsidRPr="001B2971">
              <w:t>Italic</w:t>
            </w:r>
          </w:p>
        </w:tc>
        <w:tc>
          <w:tcPr>
            <w:tcW w:w="0" w:type="auto"/>
            <w:tcBorders>
              <w:top w:val="nil"/>
              <w:left w:val="nil"/>
              <w:bottom w:val="nil"/>
              <w:right w:val="nil"/>
            </w:tcBorders>
            <w:shd w:val="clear" w:color="auto" w:fill="auto"/>
            <w:hideMark/>
          </w:tcPr>
          <w:p w14:paraId="6DA6DD82" w14:textId="77777777" w:rsidR="00D131CB" w:rsidRPr="001B2971" w:rsidRDefault="00D131CB" w:rsidP="0068613F">
            <w:r w:rsidRPr="001B2971">
              <w:t>* * or _ _ </w:t>
            </w:r>
            <w:r w:rsidRPr="001B2971">
              <w:t> </w:t>
            </w:r>
            <w:r w:rsidRPr="001B2971">
              <w:t> </w:t>
            </w:r>
            <w:r w:rsidRPr="001B2971">
              <w:t> </w:t>
            </w:r>
            <w:r w:rsidRPr="001B2971">
              <w:t> </w:t>
            </w:r>
          </w:p>
        </w:tc>
        <w:tc>
          <w:tcPr>
            <w:tcW w:w="0" w:type="auto"/>
            <w:tcBorders>
              <w:top w:val="nil"/>
              <w:left w:val="nil"/>
              <w:bottom w:val="nil"/>
              <w:right w:val="nil"/>
            </w:tcBorders>
            <w:shd w:val="clear" w:color="auto" w:fill="auto"/>
            <w:hideMark/>
          </w:tcPr>
          <w:p w14:paraId="358CADE0" w14:textId="77777777" w:rsidR="00D131CB" w:rsidRPr="001B2971" w:rsidRDefault="00D131CB" w:rsidP="0068613F">
            <w:proofErr w:type="spellStart"/>
            <w:r w:rsidRPr="001B2971">
              <w:t>Command+I</w:t>
            </w:r>
            <w:proofErr w:type="spellEnd"/>
            <w:r w:rsidRPr="001B2971">
              <w:t> (Mac) or </w:t>
            </w:r>
            <w:proofErr w:type="spellStart"/>
            <w:r w:rsidRPr="001B2971">
              <w:t>Ctrl+I</w:t>
            </w:r>
            <w:proofErr w:type="spellEnd"/>
            <w:r w:rsidRPr="001B2971">
              <w:t> (Windows/Linux)</w:t>
            </w:r>
          </w:p>
        </w:tc>
        <w:tc>
          <w:tcPr>
            <w:tcW w:w="0" w:type="auto"/>
            <w:tcBorders>
              <w:top w:val="nil"/>
              <w:left w:val="nil"/>
              <w:bottom w:val="nil"/>
              <w:right w:val="nil"/>
            </w:tcBorders>
            <w:shd w:val="clear" w:color="auto" w:fill="auto"/>
            <w:hideMark/>
          </w:tcPr>
          <w:p w14:paraId="70F748B5" w14:textId="77777777" w:rsidR="00D131CB" w:rsidRPr="001B2971" w:rsidRDefault="00D131CB" w:rsidP="0068613F">
            <w:r w:rsidRPr="001B2971">
              <w:t>_This text is italicized_</w:t>
            </w:r>
          </w:p>
        </w:tc>
        <w:tc>
          <w:tcPr>
            <w:tcW w:w="0" w:type="auto"/>
            <w:tcBorders>
              <w:top w:val="nil"/>
              <w:left w:val="nil"/>
              <w:bottom w:val="nil"/>
              <w:right w:val="nil"/>
            </w:tcBorders>
            <w:shd w:val="clear" w:color="auto" w:fill="auto"/>
            <w:hideMark/>
          </w:tcPr>
          <w:p w14:paraId="59AD3BE4" w14:textId="77777777" w:rsidR="00D131CB" w:rsidRPr="001B2971" w:rsidRDefault="00D131CB" w:rsidP="0068613F">
            <w:r w:rsidRPr="001B2971">
              <w:rPr>
                <w:i/>
                <w:iCs/>
              </w:rPr>
              <w:t>This text is italicized</w:t>
            </w:r>
          </w:p>
        </w:tc>
      </w:tr>
      <w:tr w:rsidR="00D131CB" w:rsidRPr="001B2971" w14:paraId="27296F32" w14:textId="77777777" w:rsidTr="0068613F">
        <w:trPr>
          <w:trHeight w:val="443"/>
        </w:trPr>
        <w:tc>
          <w:tcPr>
            <w:tcW w:w="0" w:type="auto"/>
            <w:tcBorders>
              <w:top w:val="nil"/>
              <w:left w:val="nil"/>
              <w:bottom w:val="nil"/>
              <w:right w:val="nil"/>
            </w:tcBorders>
            <w:shd w:val="clear" w:color="auto" w:fill="22272E"/>
            <w:hideMark/>
          </w:tcPr>
          <w:p w14:paraId="4B8A1495" w14:textId="77777777" w:rsidR="00D131CB" w:rsidRPr="001B2971" w:rsidRDefault="00D131CB" w:rsidP="0068613F">
            <w:r w:rsidRPr="001B2971">
              <w:t>Strikethrough</w:t>
            </w:r>
          </w:p>
        </w:tc>
        <w:tc>
          <w:tcPr>
            <w:tcW w:w="0" w:type="auto"/>
            <w:tcBorders>
              <w:top w:val="nil"/>
              <w:left w:val="nil"/>
              <w:bottom w:val="nil"/>
              <w:right w:val="nil"/>
            </w:tcBorders>
            <w:shd w:val="clear" w:color="auto" w:fill="22272E"/>
            <w:hideMark/>
          </w:tcPr>
          <w:p w14:paraId="0B446E86" w14:textId="77777777" w:rsidR="00D131CB" w:rsidRPr="001B2971" w:rsidRDefault="00D131CB" w:rsidP="0068613F">
            <w:r w:rsidRPr="001B2971">
              <w:t>~~ ~~</w:t>
            </w:r>
          </w:p>
        </w:tc>
        <w:tc>
          <w:tcPr>
            <w:tcW w:w="0" w:type="auto"/>
            <w:tcBorders>
              <w:top w:val="nil"/>
              <w:left w:val="nil"/>
              <w:bottom w:val="nil"/>
              <w:right w:val="nil"/>
            </w:tcBorders>
            <w:shd w:val="clear" w:color="auto" w:fill="22272E"/>
            <w:hideMark/>
          </w:tcPr>
          <w:p w14:paraId="5B50CEB7" w14:textId="77777777" w:rsidR="00D131CB" w:rsidRPr="001B2971" w:rsidRDefault="00D131CB" w:rsidP="0068613F">
            <w:r w:rsidRPr="001B2971">
              <w:t>None</w:t>
            </w:r>
          </w:p>
        </w:tc>
        <w:tc>
          <w:tcPr>
            <w:tcW w:w="0" w:type="auto"/>
            <w:tcBorders>
              <w:top w:val="nil"/>
              <w:left w:val="nil"/>
              <w:bottom w:val="nil"/>
              <w:right w:val="nil"/>
            </w:tcBorders>
            <w:shd w:val="clear" w:color="auto" w:fill="22272E"/>
            <w:hideMark/>
          </w:tcPr>
          <w:p w14:paraId="4617199F" w14:textId="77777777" w:rsidR="00D131CB" w:rsidRPr="001B2971" w:rsidRDefault="00D131CB" w:rsidP="0068613F">
            <w:r w:rsidRPr="001B2971">
              <w:t>~~This was mistaken text~~</w:t>
            </w:r>
          </w:p>
        </w:tc>
        <w:tc>
          <w:tcPr>
            <w:tcW w:w="0" w:type="auto"/>
            <w:tcBorders>
              <w:top w:val="nil"/>
              <w:left w:val="nil"/>
              <w:bottom w:val="nil"/>
              <w:right w:val="nil"/>
            </w:tcBorders>
            <w:shd w:val="clear" w:color="auto" w:fill="22272E"/>
            <w:hideMark/>
          </w:tcPr>
          <w:p w14:paraId="7F3ECC1D" w14:textId="77777777" w:rsidR="00D131CB" w:rsidRPr="001B2971" w:rsidRDefault="00D131CB" w:rsidP="0068613F">
            <w:del w:id="0" w:author="Unknown">
              <w:r w:rsidRPr="001B2971">
                <w:delText>This was mistaken text</w:delText>
              </w:r>
            </w:del>
          </w:p>
        </w:tc>
      </w:tr>
      <w:tr w:rsidR="00D131CB" w:rsidRPr="001B2971" w14:paraId="2450B62E" w14:textId="77777777" w:rsidTr="0068613F">
        <w:trPr>
          <w:trHeight w:val="736"/>
        </w:trPr>
        <w:tc>
          <w:tcPr>
            <w:tcW w:w="0" w:type="auto"/>
            <w:tcBorders>
              <w:top w:val="nil"/>
              <w:left w:val="nil"/>
              <w:bottom w:val="nil"/>
              <w:right w:val="nil"/>
            </w:tcBorders>
            <w:shd w:val="clear" w:color="auto" w:fill="auto"/>
            <w:hideMark/>
          </w:tcPr>
          <w:p w14:paraId="7B9B91F9" w14:textId="77777777" w:rsidR="00D131CB" w:rsidRPr="001B2971" w:rsidRDefault="00D131CB" w:rsidP="0068613F">
            <w:r w:rsidRPr="001B2971">
              <w:t>Bold and nested italic</w:t>
            </w:r>
          </w:p>
        </w:tc>
        <w:tc>
          <w:tcPr>
            <w:tcW w:w="0" w:type="auto"/>
            <w:tcBorders>
              <w:top w:val="nil"/>
              <w:left w:val="nil"/>
              <w:bottom w:val="nil"/>
              <w:right w:val="nil"/>
            </w:tcBorders>
            <w:shd w:val="clear" w:color="auto" w:fill="auto"/>
            <w:hideMark/>
          </w:tcPr>
          <w:p w14:paraId="1A3C023C" w14:textId="77777777" w:rsidR="00D131CB" w:rsidRPr="001B2971" w:rsidRDefault="00D131CB" w:rsidP="0068613F">
            <w:r w:rsidRPr="001B2971">
              <w:t>** ** and _ _</w:t>
            </w:r>
          </w:p>
        </w:tc>
        <w:tc>
          <w:tcPr>
            <w:tcW w:w="0" w:type="auto"/>
            <w:tcBorders>
              <w:top w:val="nil"/>
              <w:left w:val="nil"/>
              <w:bottom w:val="nil"/>
              <w:right w:val="nil"/>
            </w:tcBorders>
            <w:shd w:val="clear" w:color="auto" w:fill="auto"/>
            <w:hideMark/>
          </w:tcPr>
          <w:p w14:paraId="0B2E662E" w14:textId="77777777" w:rsidR="00D131CB" w:rsidRPr="001B2971" w:rsidRDefault="00D131CB" w:rsidP="0068613F">
            <w:r w:rsidRPr="001B2971">
              <w:t>None</w:t>
            </w:r>
          </w:p>
        </w:tc>
        <w:tc>
          <w:tcPr>
            <w:tcW w:w="0" w:type="auto"/>
            <w:tcBorders>
              <w:top w:val="nil"/>
              <w:left w:val="nil"/>
              <w:bottom w:val="nil"/>
              <w:right w:val="nil"/>
            </w:tcBorders>
            <w:shd w:val="clear" w:color="auto" w:fill="auto"/>
            <w:hideMark/>
          </w:tcPr>
          <w:p w14:paraId="0E12B6E6" w14:textId="77777777" w:rsidR="00D131CB" w:rsidRPr="001B2971" w:rsidRDefault="00D131CB" w:rsidP="0068613F">
            <w:r w:rsidRPr="001B2971">
              <w:t>**This text is _extremely_ important**</w:t>
            </w:r>
          </w:p>
        </w:tc>
        <w:tc>
          <w:tcPr>
            <w:tcW w:w="0" w:type="auto"/>
            <w:tcBorders>
              <w:top w:val="nil"/>
              <w:left w:val="nil"/>
              <w:bottom w:val="nil"/>
              <w:right w:val="nil"/>
            </w:tcBorders>
            <w:shd w:val="clear" w:color="auto" w:fill="auto"/>
            <w:hideMark/>
          </w:tcPr>
          <w:p w14:paraId="7EFF5444" w14:textId="77777777" w:rsidR="00D131CB" w:rsidRPr="001B2971" w:rsidRDefault="00D131CB" w:rsidP="0068613F">
            <w:r w:rsidRPr="001B2971">
              <w:rPr>
                <w:b/>
                <w:bCs/>
              </w:rPr>
              <w:t>This text is </w:t>
            </w:r>
            <w:r w:rsidRPr="001B2971">
              <w:rPr>
                <w:b/>
                <w:bCs/>
                <w:i/>
                <w:iCs/>
              </w:rPr>
              <w:t>extremely</w:t>
            </w:r>
            <w:r w:rsidRPr="001B2971">
              <w:rPr>
                <w:b/>
                <w:bCs/>
              </w:rPr>
              <w:t> important</w:t>
            </w:r>
          </w:p>
        </w:tc>
      </w:tr>
      <w:tr w:rsidR="00D131CB" w:rsidRPr="001B2971" w14:paraId="5399F587" w14:textId="77777777" w:rsidTr="0068613F">
        <w:trPr>
          <w:trHeight w:val="736"/>
        </w:trPr>
        <w:tc>
          <w:tcPr>
            <w:tcW w:w="0" w:type="auto"/>
            <w:tcBorders>
              <w:top w:val="nil"/>
              <w:left w:val="nil"/>
              <w:bottom w:val="nil"/>
              <w:right w:val="nil"/>
            </w:tcBorders>
            <w:shd w:val="clear" w:color="auto" w:fill="22272E"/>
            <w:hideMark/>
          </w:tcPr>
          <w:p w14:paraId="4769D7C1" w14:textId="77777777" w:rsidR="00D131CB" w:rsidRPr="001B2971" w:rsidRDefault="00D131CB" w:rsidP="0068613F">
            <w:r w:rsidRPr="001B2971">
              <w:t>All bold and italic</w:t>
            </w:r>
          </w:p>
        </w:tc>
        <w:tc>
          <w:tcPr>
            <w:tcW w:w="0" w:type="auto"/>
            <w:tcBorders>
              <w:top w:val="nil"/>
              <w:left w:val="nil"/>
              <w:bottom w:val="nil"/>
              <w:right w:val="nil"/>
            </w:tcBorders>
            <w:shd w:val="clear" w:color="auto" w:fill="22272E"/>
            <w:hideMark/>
          </w:tcPr>
          <w:p w14:paraId="4286E72C" w14:textId="77777777" w:rsidR="00D131CB" w:rsidRPr="001B2971" w:rsidRDefault="00D131CB" w:rsidP="0068613F">
            <w:r w:rsidRPr="001B2971">
              <w:t>*** ***</w:t>
            </w:r>
          </w:p>
        </w:tc>
        <w:tc>
          <w:tcPr>
            <w:tcW w:w="0" w:type="auto"/>
            <w:tcBorders>
              <w:top w:val="nil"/>
              <w:left w:val="nil"/>
              <w:bottom w:val="nil"/>
              <w:right w:val="nil"/>
            </w:tcBorders>
            <w:shd w:val="clear" w:color="auto" w:fill="22272E"/>
            <w:hideMark/>
          </w:tcPr>
          <w:p w14:paraId="4C5F5794" w14:textId="77777777" w:rsidR="00D131CB" w:rsidRPr="001B2971" w:rsidRDefault="00D131CB" w:rsidP="0068613F">
            <w:r w:rsidRPr="001B2971">
              <w:t>None</w:t>
            </w:r>
          </w:p>
        </w:tc>
        <w:tc>
          <w:tcPr>
            <w:tcW w:w="0" w:type="auto"/>
            <w:tcBorders>
              <w:top w:val="nil"/>
              <w:left w:val="nil"/>
              <w:bottom w:val="nil"/>
              <w:right w:val="nil"/>
            </w:tcBorders>
            <w:shd w:val="clear" w:color="auto" w:fill="22272E"/>
            <w:hideMark/>
          </w:tcPr>
          <w:p w14:paraId="00AFA562" w14:textId="77777777" w:rsidR="00D131CB" w:rsidRPr="001B2971" w:rsidRDefault="00D131CB" w:rsidP="0068613F">
            <w:r w:rsidRPr="001B2971">
              <w:t>***All this text is important***</w:t>
            </w:r>
          </w:p>
        </w:tc>
        <w:tc>
          <w:tcPr>
            <w:tcW w:w="0" w:type="auto"/>
            <w:tcBorders>
              <w:top w:val="nil"/>
              <w:left w:val="nil"/>
              <w:bottom w:val="nil"/>
              <w:right w:val="nil"/>
            </w:tcBorders>
            <w:shd w:val="clear" w:color="auto" w:fill="22272E"/>
            <w:hideMark/>
          </w:tcPr>
          <w:p w14:paraId="6D684131" w14:textId="77777777" w:rsidR="00D131CB" w:rsidRPr="001B2971" w:rsidRDefault="00D131CB" w:rsidP="0068613F">
            <w:r w:rsidRPr="001B2971">
              <w:rPr>
                <w:b/>
                <w:bCs/>
                <w:i/>
                <w:iCs/>
              </w:rPr>
              <w:t>All this text is important</w:t>
            </w:r>
          </w:p>
        </w:tc>
      </w:tr>
      <w:tr w:rsidR="00D131CB" w:rsidRPr="001B2971" w14:paraId="5BCDAFE8" w14:textId="77777777" w:rsidTr="0068613F">
        <w:trPr>
          <w:trHeight w:val="736"/>
        </w:trPr>
        <w:tc>
          <w:tcPr>
            <w:tcW w:w="0" w:type="auto"/>
            <w:tcBorders>
              <w:top w:val="nil"/>
              <w:left w:val="nil"/>
              <w:bottom w:val="nil"/>
              <w:right w:val="nil"/>
            </w:tcBorders>
            <w:shd w:val="clear" w:color="auto" w:fill="auto"/>
            <w:hideMark/>
          </w:tcPr>
          <w:p w14:paraId="546D23AB" w14:textId="77777777" w:rsidR="00D131CB" w:rsidRPr="001B2971" w:rsidRDefault="00D131CB" w:rsidP="0068613F">
            <w:r w:rsidRPr="001B2971">
              <w:t>Subscript</w:t>
            </w:r>
          </w:p>
        </w:tc>
        <w:tc>
          <w:tcPr>
            <w:tcW w:w="0" w:type="auto"/>
            <w:tcBorders>
              <w:top w:val="nil"/>
              <w:left w:val="nil"/>
              <w:bottom w:val="nil"/>
              <w:right w:val="nil"/>
            </w:tcBorders>
            <w:shd w:val="clear" w:color="auto" w:fill="auto"/>
            <w:hideMark/>
          </w:tcPr>
          <w:p w14:paraId="79FE38F9" w14:textId="77777777" w:rsidR="00D131CB" w:rsidRPr="001B2971" w:rsidRDefault="00D131CB" w:rsidP="0068613F">
            <w:r w:rsidRPr="001B2971">
              <w:t>&lt;sub&gt; &lt;/sub&gt;</w:t>
            </w:r>
          </w:p>
        </w:tc>
        <w:tc>
          <w:tcPr>
            <w:tcW w:w="0" w:type="auto"/>
            <w:tcBorders>
              <w:top w:val="nil"/>
              <w:left w:val="nil"/>
              <w:bottom w:val="nil"/>
              <w:right w:val="nil"/>
            </w:tcBorders>
            <w:shd w:val="clear" w:color="auto" w:fill="auto"/>
            <w:hideMark/>
          </w:tcPr>
          <w:p w14:paraId="28DCB134" w14:textId="77777777" w:rsidR="00D131CB" w:rsidRPr="001B2971" w:rsidRDefault="00D131CB" w:rsidP="0068613F">
            <w:r w:rsidRPr="001B2971">
              <w:t>None</w:t>
            </w:r>
          </w:p>
        </w:tc>
        <w:tc>
          <w:tcPr>
            <w:tcW w:w="0" w:type="auto"/>
            <w:tcBorders>
              <w:top w:val="nil"/>
              <w:left w:val="nil"/>
              <w:bottom w:val="nil"/>
              <w:right w:val="nil"/>
            </w:tcBorders>
            <w:shd w:val="clear" w:color="auto" w:fill="auto"/>
            <w:hideMark/>
          </w:tcPr>
          <w:p w14:paraId="3586DE66" w14:textId="77777777" w:rsidR="00D131CB" w:rsidRPr="001B2971" w:rsidRDefault="00D131CB" w:rsidP="0068613F">
            <w:r w:rsidRPr="001B2971">
              <w:t>This is a &lt;sub&gt;subscript&lt;/sub&gt; text</w:t>
            </w:r>
          </w:p>
        </w:tc>
        <w:tc>
          <w:tcPr>
            <w:tcW w:w="0" w:type="auto"/>
            <w:tcBorders>
              <w:top w:val="nil"/>
              <w:left w:val="nil"/>
              <w:bottom w:val="nil"/>
              <w:right w:val="nil"/>
            </w:tcBorders>
            <w:shd w:val="clear" w:color="auto" w:fill="auto"/>
            <w:hideMark/>
          </w:tcPr>
          <w:p w14:paraId="120EC5FA" w14:textId="77777777" w:rsidR="00D131CB" w:rsidRPr="001B2971" w:rsidRDefault="00D131CB" w:rsidP="0068613F">
            <w:r w:rsidRPr="001B2971">
              <w:t>This is a </w:t>
            </w:r>
            <w:r w:rsidRPr="001B2971">
              <w:rPr>
                <w:vertAlign w:val="subscript"/>
              </w:rPr>
              <w:t>subscript</w:t>
            </w:r>
            <w:r w:rsidRPr="001B2971">
              <w:t> text</w:t>
            </w:r>
          </w:p>
        </w:tc>
      </w:tr>
      <w:tr w:rsidR="00D131CB" w:rsidRPr="001B2971" w14:paraId="188E4B65" w14:textId="77777777" w:rsidTr="0068613F">
        <w:trPr>
          <w:trHeight w:val="736"/>
        </w:trPr>
        <w:tc>
          <w:tcPr>
            <w:tcW w:w="0" w:type="auto"/>
            <w:tcBorders>
              <w:top w:val="nil"/>
              <w:left w:val="nil"/>
              <w:bottom w:val="nil"/>
              <w:right w:val="nil"/>
            </w:tcBorders>
            <w:shd w:val="clear" w:color="auto" w:fill="22272E"/>
            <w:hideMark/>
          </w:tcPr>
          <w:p w14:paraId="7CE237EF" w14:textId="77777777" w:rsidR="00D131CB" w:rsidRPr="001B2971" w:rsidRDefault="00D131CB" w:rsidP="0068613F">
            <w:r w:rsidRPr="001B2971">
              <w:t>Superscript</w:t>
            </w:r>
          </w:p>
        </w:tc>
        <w:tc>
          <w:tcPr>
            <w:tcW w:w="0" w:type="auto"/>
            <w:tcBorders>
              <w:top w:val="nil"/>
              <w:left w:val="nil"/>
              <w:bottom w:val="nil"/>
              <w:right w:val="nil"/>
            </w:tcBorders>
            <w:shd w:val="clear" w:color="auto" w:fill="22272E"/>
            <w:hideMark/>
          </w:tcPr>
          <w:p w14:paraId="0D88D82B" w14:textId="77777777" w:rsidR="00D131CB" w:rsidRPr="001B2971" w:rsidRDefault="00D131CB" w:rsidP="0068613F">
            <w:r w:rsidRPr="001B2971">
              <w:t>&lt;sup&gt; &lt;/sup&gt;</w:t>
            </w:r>
          </w:p>
        </w:tc>
        <w:tc>
          <w:tcPr>
            <w:tcW w:w="0" w:type="auto"/>
            <w:tcBorders>
              <w:top w:val="nil"/>
              <w:left w:val="nil"/>
              <w:bottom w:val="nil"/>
              <w:right w:val="nil"/>
            </w:tcBorders>
            <w:shd w:val="clear" w:color="auto" w:fill="22272E"/>
            <w:hideMark/>
          </w:tcPr>
          <w:p w14:paraId="55D9A557" w14:textId="77777777" w:rsidR="00D131CB" w:rsidRPr="001B2971" w:rsidRDefault="00D131CB" w:rsidP="0068613F">
            <w:r w:rsidRPr="001B2971">
              <w:t>None</w:t>
            </w:r>
          </w:p>
        </w:tc>
        <w:tc>
          <w:tcPr>
            <w:tcW w:w="0" w:type="auto"/>
            <w:tcBorders>
              <w:top w:val="nil"/>
              <w:left w:val="nil"/>
              <w:bottom w:val="nil"/>
              <w:right w:val="nil"/>
            </w:tcBorders>
            <w:shd w:val="clear" w:color="auto" w:fill="22272E"/>
            <w:hideMark/>
          </w:tcPr>
          <w:p w14:paraId="19A8CB88" w14:textId="77777777" w:rsidR="00D131CB" w:rsidRPr="001B2971" w:rsidRDefault="00D131CB" w:rsidP="0068613F">
            <w:r w:rsidRPr="001B2971">
              <w:t>This is a &lt;sup&gt;superscript&lt;/sup&gt; text</w:t>
            </w:r>
          </w:p>
        </w:tc>
        <w:tc>
          <w:tcPr>
            <w:tcW w:w="0" w:type="auto"/>
            <w:tcBorders>
              <w:top w:val="nil"/>
              <w:left w:val="nil"/>
              <w:bottom w:val="nil"/>
              <w:right w:val="nil"/>
            </w:tcBorders>
            <w:shd w:val="clear" w:color="auto" w:fill="22272E"/>
            <w:hideMark/>
          </w:tcPr>
          <w:p w14:paraId="7B94DA79" w14:textId="77777777" w:rsidR="00D131CB" w:rsidRPr="001B2971" w:rsidRDefault="00D131CB" w:rsidP="0068613F">
            <w:r w:rsidRPr="001B2971">
              <w:t>This is a </w:t>
            </w:r>
            <w:r w:rsidRPr="001B2971">
              <w:rPr>
                <w:vertAlign w:val="superscript"/>
              </w:rPr>
              <w:t>superscript</w:t>
            </w:r>
            <w:r w:rsidRPr="001B2971">
              <w:t> text</w:t>
            </w:r>
          </w:p>
        </w:tc>
      </w:tr>
    </w:tbl>
    <w:p w14:paraId="25EF29D9" w14:textId="77777777" w:rsidR="00D131CB" w:rsidRDefault="00D131CB" w:rsidP="00D131CB">
      <w:r>
        <w:br/>
        <w:t>Example</w:t>
      </w:r>
      <w:r>
        <w:br/>
      </w:r>
    </w:p>
    <w:p w14:paraId="63254099" w14:textId="77777777" w:rsidR="00D131CB" w:rsidRDefault="00D131CB" w:rsidP="00D131CB">
      <w:pPr>
        <w:pStyle w:val="CODE"/>
        <w:numPr>
          <w:ilvl w:val="0"/>
          <w:numId w:val="7"/>
        </w:numPr>
      </w:pPr>
      <w:r>
        <w:t xml:space="preserve">   # Introduction to GitHub</w:t>
      </w:r>
    </w:p>
    <w:p w14:paraId="272C1476" w14:textId="77777777" w:rsidR="00D131CB" w:rsidRDefault="00D131CB" w:rsidP="00D131CB">
      <w:pPr>
        <w:pStyle w:val="CODE"/>
      </w:pPr>
      <w:r>
        <w:t>**This text is bold**\</w:t>
      </w:r>
    </w:p>
    <w:p w14:paraId="6119B567" w14:textId="77777777" w:rsidR="00D131CB" w:rsidRDefault="00D131CB" w:rsidP="00D131CB">
      <w:pPr>
        <w:pStyle w:val="CODE"/>
      </w:pPr>
      <w:r>
        <w:t>*This text is italics*\</w:t>
      </w:r>
    </w:p>
    <w:p w14:paraId="325115A6" w14:textId="77777777" w:rsidR="00D131CB" w:rsidRDefault="00D131CB" w:rsidP="00D131CB">
      <w:pPr>
        <w:pStyle w:val="CODE"/>
      </w:pPr>
      <w:r>
        <w:t>***This text is both bold and italics***\</w:t>
      </w:r>
    </w:p>
    <w:p w14:paraId="6BB843FD" w14:textId="77777777" w:rsidR="00D131CB" w:rsidRDefault="00D131CB" w:rsidP="00D131CB">
      <w:pPr>
        <w:pStyle w:val="CODE"/>
      </w:pPr>
      <w:r>
        <w:t>~~OOPS I made an error~~</w:t>
      </w:r>
    </w:p>
    <w:p w14:paraId="17153414" w14:textId="77777777" w:rsidR="00D131CB" w:rsidRDefault="00D131CB" w:rsidP="00D131CB">
      <w:r>
        <w:t>Output</w:t>
      </w:r>
    </w:p>
    <w:p w14:paraId="237B9DC9" w14:textId="27587193" w:rsidR="00D131CB" w:rsidRDefault="00D131CB" w:rsidP="00D131CB">
      <w:pPr>
        <w:jc w:val="center"/>
      </w:pPr>
      <w:r w:rsidRPr="00AF58FD">
        <w:rPr>
          <w:noProof/>
        </w:rPr>
        <w:drawing>
          <wp:inline distT="0" distB="0" distL="0" distR="0" wp14:anchorId="6C030C86" wp14:editId="4C047321">
            <wp:extent cx="3282950" cy="1541418"/>
            <wp:effectExtent l="0" t="0" r="0" b="1905"/>
            <wp:docPr id="43490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02080" name=""/>
                    <pic:cNvPicPr/>
                  </pic:nvPicPr>
                  <pic:blipFill>
                    <a:blip r:embed="rId32"/>
                    <a:stretch>
                      <a:fillRect/>
                    </a:stretch>
                  </pic:blipFill>
                  <pic:spPr>
                    <a:xfrm>
                      <a:off x="0" y="0"/>
                      <a:ext cx="3294841" cy="1547001"/>
                    </a:xfrm>
                    <a:prstGeom prst="rect">
                      <a:avLst/>
                    </a:prstGeom>
                  </pic:spPr>
                </pic:pic>
              </a:graphicData>
            </a:graphic>
          </wp:inline>
        </w:drawing>
      </w:r>
      <w:r>
        <w:br/>
        <w:t>Note the ‘ \ ’ is used for newline. Heading</w:t>
      </w:r>
      <w:r w:rsidR="00EE5CEA">
        <w:t>s</w:t>
      </w:r>
      <w:r>
        <w:t xml:space="preserve"> do not require this.</w:t>
      </w:r>
    </w:p>
    <w:p w14:paraId="5860FC8A" w14:textId="77777777" w:rsidR="00D131CB" w:rsidRPr="00AF58FD" w:rsidRDefault="00000000" w:rsidP="00D131CB">
      <w:pPr>
        <w:rPr>
          <w:b/>
          <w:bCs/>
        </w:rPr>
      </w:pPr>
      <w:hyperlink r:id="rId33" w:anchor="quoting-text" w:history="1">
        <w:r w:rsidR="00D131CB" w:rsidRPr="00AF58FD">
          <w:rPr>
            <w:rStyle w:val="Hyperlink"/>
            <w:b/>
            <w:bCs/>
          </w:rPr>
          <w:t>Quoting text</w:t>
        </w:r>
      </w:hyperlink>
    </w:p>
    <w:p w14:paraId="1BC50FC7" w14:textId="77777777" w:rsidR="00D131CB" w:rsidRDefault="00D131CB" w:rsidP="00D131CB">
      <w:r w:rsidRPr="00AF58FD">
        <w:t>You can quote text with a</w:t>
      </w:r>
      <w:r>
        <w:t xml:space="preserve">  </w:t>
      </w:r>
      <w:r w:rsidRPr="00AF58FD">
        <w:t> </w:t>
      </w:r>
      <w:r w:rsidRPr="00AF58FD">
        <w:rPr>
          <w:b/>
          <w:bCs/>
          <w:color w:val="FF0000"/>
        </w:rPr>
        <w:t>&gt;</w:t>
      </w:r>
      <w:r>
        <w:t xml:space="preserve"> symbol</w:t>
      </w:r>
      <w:r w:rsidRPr="00AF58FD">
        <w:t>.</w:t>
      </w:r>
    </w:p>
    <w:p w14:paraId="71FB105E" w14:textId="77777777" w:rsidR="00D131CB" w:rsidRDefault="00D131CB" w:rsidP="00D131CB">
      <w:pPr>
        <w:pStyle w:val="CODE"/>
        <w:numPr>
          <w:ilvl w:val="0"/>
          <w:numId w:val="8"/>
        </w:numPr>
      </w:pPr>
      <w:r w:rsidRPr="00F177E7">
        <w:t>Text that is not a quot</w:t>
      </w:r>
      <w:r>
        <w:t>e</w:t>
      </w:r>
    </w:p>
    <w:p w14:paraId="47AFE680" w14:textId="77777777" w:rsidR="00D131CB" w:rsidRPr="00F177E7" w:rsidRDefault="00D131CB" w:rsidP="00D131CB">
      <w:pPr>
        <w:pStyle w:val="CODE"/>
        <w:numPr>
          <w:ilvl w:val="0"/>
          <w:numId w:val="8"/>
        </w:numPr>
      </w:pPr>
      <w:r>
        <w:t>&gt; Text that is quote</w:t>
      </w:r>
    </w:p>
    <w:p w14:paraId="422A9C2F" w14:textId="77777777" w:rsidR="00D131CB" w:rsidRDefault="00D131CB" w:rsidP="00D131CB">
      <w:r>
        <w:rPr>
          <w:noProof/>
        </w:rPr>
        <w:drawing>
          <wp:inline distT="0" distB="0" distL="0" distR="0" wp14:anchorId="61C19BF8" wp14:editId="751253A2">
            <wp:extent cx="5943600" cy="935990"/>
            <wp:effectExtent l="0" t="0" r="0" b="0"/>
            <wp:docPr id="633543578" name="Picture 14" descr="Screenshot of rendered GitHub Markdown showing sample quoted text. The quote is indented with a vertical line on the left, and its text is dark gray rather than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rendered GitHub Markdown showing sample quoted text. The quote is indented with a vertical line on the left, and its text is dark gray rather than blac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935990"/>
                    </a:xfrm>
                    <a:prstGeom prst="rect">
                      <a:avLst/>
                    </a:prstGeom>
                    <a:noFill/>
                    <a:ln>
                      <a:noFill/>
                    </a:ln>
                  </pic:spPr>
                </pic:pic>
              </a:graphicData>
            </a:graphic>
          </wp:inline>
        </w:drawing>
      </w:r>
    </w:p>
    <w:p w14:paraId="77B68F30" w14:textId="77777777" w:rsidR="00D131CB" w:rsidRPr="00F177E7" w:rsidRDefault="00000000" w:rsidP="00D131CB">
      <w:pPr>
        <w:rPr>
          <w:b/>
          <w:bCs/>
        </w:rPr>
      </w:pPr>
      <w:hyperlink r:id="rId35" w:anchor="quoting-code" w:history="1">
        <w:r w:rsidR="00D131CB" w:rsidRPr="00F177E7">
          <w:rPr>
            <w:rStyle w:val="Hyperlink"/>
            <w:b/>
            <w:bCs/>
          </w:rPr>
          <w:t>Quoting code</w:t>
        </w:r>
      </w:hyperlink>
    </w:p>
    <w:p w14:paraId="31A015A8" w14:textId="77777777" w:rsidR="00D131CB" w:rsidRDefault="00D131CB" w:rsidP="00D131CB">
      <w:r w:rsidRPr="00F177E7">
        <w:t>You can call out code or a command within a sentence with single backticks. The text within the backticks will not be formatted. You can also press the </w:t>
      </w:r>
      <w:proofErr w:type="spellStart"/>
      <w:r w:rsidRPr="00F177E7">
        <w:t>Command+E</w:t>
      </w:r>
      <w:proofErr w:type="spellEnd"/>
      <w:r w:rsidRPr="00F177E7">
        <w:t> (Mac) or </w:t>
      </w:r>
      <w:proofErr w:type="spellStart"/>
      <w:r w:rsidRPr="00F177E7">
        <w:t>Ctrl+E</w:t>
      </w:r>
      <w:proofErr w:type="spellEnd"/>
      <w:r w:rsidRPr="00F177E7">
        <w:t> (Windows/Linux) keyboard shortcut to insert the backticks for a code block within a line of Markdown.</w:t>
      </w:r>
    </w:p>
    <w:p w14:paraId="656B9330" w14:textId="77777777" w:rsidR="00D131CB" w:rsidRPr="00F177E7" w:rsidRDefault="00D131CB" w:rsidP="00D131CB">
      <w:pPr>
        <w:pStyle w:val="CODE"/>
        <w:numPr>
          <w:ilvl w:val="0"/>
          <w:numId w:val="9"/>
        </w:numPr>
        <w:rPr>
          <w:sz w:val="14"/>
          <w:szCs w:val="14"/>
        </w:rPr>
      </w:pPr>
      <w:r w:rsidRPr="00F177E7">
        <w:rPr>
          <w:sz w:val="14"/>
          <w:szCs w:val="14"/>
        </w:rPr>
        <w:t>Use `git status` to list all new or modified files  that haven't yet been committed.</w:t>
      </w:r>
    </w:p>
    <w:p w14:paraId="6AFA8B60" w14:textId="77777777" w:rsidR="00D131CB" w:rsidRDefault="00D131CB" w:rsidP="00D131CB">
      <w:pPr>
        <w:pStyle w:val="CODE"/>
      </w:pPr>
      <w:r>
        <w:t>Some basic Git commands are:</w:t>
      </w:r>
    </w:p>
    <w:p w14:paraId="28C1D424" w14:textId="77777777" w:rsidR="00D131CB" w:rsidRPr="00F177E7" w:rsidRDefault="00D131CB" w:rsidP="00D131CB">
      <w:pPr>
        <w:pStyle w:val="CODE"/>
        <w:rPr>
          <w:sz w:val="40"/>
          <w:szCs w:val="40"/>
        </w:rPr>
      </w:pPr>
      <w:r w:rsidRPr="00F177E7">
        <w:rPr>
          <w:sz w:val="40"/>
          <w:szCs w:val="40"/>
        </w:rPr>
        <w:t>```</w:t>
      </w:r>
    </w:p>
    <w:p w14:paraId="2EF44312" w14:textId="77777777" w:rsidR="00D131CB" w:rsidRDefault="00D131CB" w:rsidP="00D131CB">
      <w:pPr>
        <w:pStyle w:val="CODE"/>
      </w:pPr>
      <w:r>
        <w:t>git status</w:t>
      </w:r>
    </w:p>
    <w:p w14:paraId="6BBDC2C8" w14:textId="77777777" w:rsidR="00D131CB" w:rsidRDefault="00D131CB" w:rsidP="00D131CB">
      <w:pPr>
        <w:pStyle w:val="CODE"/>
      </w:pPr>
      <w:r>
        <w:t>git add</w:t>
      </w:r>
    </w:p>
    <w:p w14:paraId="69E66A2A" w14:textId="77777777" w:rsidR="00D131CB" w:rsidRDefault="00D131CB" w:rsidP="00D131CB">
      <w:pPr>
        <w:pStyle w:val="CODE"/>
      </w:pPr>
      <w:r>
        <w:t>git commit</w:t>
      </w:r>
    </w:p>
    <w:p w14:paraId="4783C2AC" w14:textId="77777777" w:rsidR="00D131CB" w:rsidRPr="00F177E7" w:rsidRDefault="00D131CB" w:rsidP="00D131CB">
      <w:pPr>
        <w:pStyle w:val="CODE"/>
        <w:rPr>
          <w:b/>
          <w:bCs w:val="0"/>
          <w:sz w:val="40"/>
          <w:szCs w:val="40"/>
        </w:rPr>
      </w:pPr>
      <w:r w:rsidRPr="00F177E7">
        <w:rPr>
          <w:b/>
          <w:bCs w:val="0"/>
          <w:sz w:val="40"/>
          <w:szCs w:val="40"/>
        </w:rPr>
        <w:t>```</w:t>
      </w:r>
    </w:p>
    <w:p w14:paraId="24D00C2A" w14:textId="77777777" w:rsidR="00D131CB" w:rsidRDefault="00D131CB" w:rsidP="00D131CB">
      <w:r w:rsidRPr="00F177E7">
        <w:rPr>
          <w:noProof/>
        </w:rPr>
        <w:drawing>
          <wp:inline distT="0" distB="0" distL="0" distR="0" wp14:anchorId="3DF1CFFD" wp14:editId="00C4F27C">
            <wp:extent cx="5943600" cy="1179195"/>
            <wp:effectExtent l="0" t="0" r="0" b="1905"/>
            <wp:docPr id="77894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429" name="Picture 1" descr="A screen shot of a computer&#10;&#10;Description automatically generated"/>
                    <pic:cNvPicPr/>
                  </pic:nvPicPr>
                  <pic:blipFill>
                    <a:blip r:embed="rId36"/>
                    <a:stretch>
                      <a:fillRect/>
                    </a:stretch>
                  </pic:blipFill>
                  <pic:spPr>
                    <a:xfrm>
                      <a:off x="0" y="0"/>
                      <a:ext cx="5943600" cy="1179195"/>
                    </a:xfrm>
                    <a:prstGeom prst="rect">
                      <a:avLst/>
                    </a:prstGeom>
                  </pic:spPr>
                </pic:pic>
              </a:graphicData>
            </a:graphic>
          </wp:inline>
        </w:drawing>
      </w:r>
    </w:p>
    <w:p w14:paraId="1E260A53" w14:textId="2A51D947" w:rsidR="00EE5CEA" w:rsidRPr="00EE5CEA" w:rsidRDefault="00EE5CEA" w:rsidP="00EE5CEA">
      <w:pPr>
        <w:jc w:val="center"/>
      </w:pPr>
      <w:r>
        <w:rPr>
          <w:b/>
          <w:bCs/>
        </w:rPr>
        <w:t xml:space="preserve">Figure 15. </w:t>
      </w:r>
      <w:r>
        <w:t xml:space="preserve">Example of Newline items. </w:t>
      </w:r>
    </w:p>
    <w:p w14:paraId="5C6F6C44" w14:textId="77777777" w:rsidR="00D131CB" w:rsidRDefault="00D131CB" w:rsidP="00D131CB">
      <w:r>
        <w:br w:type="page"/>
      </w:r>
    </w:p>
    <w:p w14:paraId="399951B5" w14:textId="77777777" w:rsidR="00D131CB" w:rsidRPr="00F177E7" w:rsidRDefault="00000000" w:rsidP="00D131CB">
      <w:pPr>
        <w:rPr>
          <w:b/>
          <w:bCs/>
        </w:rPr>
      </w:pPr>
      <w:hyperlink r:id="rId37" w:anchor="lists" w:history="1">
        <w:r w:rsidR="00D131CB" w:rsidRPr="00F177E7">
          <w:rPr>
            <w:rStyle w:val="Hyperlink"/>
            <w:b/>
            <w:bCs/>
          </w:rPr>
          <w:t>Lists</w:t>
        </w:r>
      </w:hyperlink>
    </w:p>
    <w:p w14:paraId="49E060E6" w14:textId="77777777" w:rsidR="00D131CB" w:rsidRDefault="00D131CB" w:rsidP="00D131CB">
      <w:r w:rsidRPr="00F177E7">
        <w:t>You can make an unordered list by preceding one or more lines of text with -, *, or +.</w:t>
      </w:r>
    </w:p>
    <w:p w14:paraId="3FF230B8" w14:textId="77777777" w:rsidR="00D131CB" w:rsidRPr="00F177E7" w:rsidRDefault="00D131CB" w:rsidP="00D131CB">
      <w:pPr>
        <w:pStyle w:val="CODE"/>
        <w:numPr>
          <w:ilvl w:val="0"/>
          <w:numId w:val="10"/>
        </w:numPr>
      </w:pPr>
      <w:r w:rsidRPr="00F177E7">
        <w:t>- George Washington</w:t>
      </w:r>
    </w:p>
    <w:p w14:paraId="4943E287" w14:textId="77777777" w:rsidR="00D131CB" w:rsidRPr="00F177E7" w:rsidRDefault="00D131CB" w:rsidP="00D131CB">
      <w:pPr>
        <w:pStyle w:val="CODE"/>
      </w:pPr>
      <w:r w:rsidRPr="00F177E7">
        <w:t>* John Adams</w:t>
      </w:r>
    </w:p>
    <w:p w14:paraId="4C562D29" w14:textId="77777777" w:rsidR="00D131CB" w:rsidRPr="00F177E7" w:rsidRDefault="00D131CB" w:rsidP="00D131CB">
      <w:pPr>
        <w:pStyle w:val="CODE"/>
      </w:pPr>
      <w:r w:rsidRPr="00F177E7">
        <w:t>+ Thomas Jefferson</w:t>
      </w:r>
    </w:p>
    <w:p w14:paraId="210F48C0" w14:textId="77777777" w:rsidR="00D131CB" w:rsidRDefault="00D131CB" w:rsidP="00D131CB">
      <w:r>
        <w:rPr>
          <w:noProof/>
        </w:rPr>
        <w:drawing>
          <wp:inline distT="0" distB="0" distL="0" distR="0" wp14:anchorId="1E971CCC" wp14:editId="263875DC">
            <wp:extent cx="5943600" cy="966470"/>
            <wp:effectExtent l="0" t="0" r="0" b="5080"/>
            <wp:docPr id="145872262" name="Picture 15" descr="Screenshot of rendered GitHub Markdown showing a bulleted list of the names of the first three American pres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rendered GitHub Markdown showing a bulleted list of the names of the first three American president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966470"/>
                    </a:xfrm>
                    <a:prstGeom prst="rect">
                      <a:avLst/>
                    </a:prstGeom>
                    <a:noFill/>
                    <a:ln>
                      <a:noFill/>
                    </a:ln>
                  </pic:spPr>
                </pic:pic>
              </a:graphicData>
            </a:graphic>
          </wp:inline>
        </w:drawing>
      </w:r>
    </w:p>
    <w:p w14:paraId="6266B2D5" w14:textId="77777777" w:rsidR="00D131CB" w:rsidRPr="00F177E7" w:rsidRDefault="00D131CB" w:rsidP="00D131CB">
      <w:r w:rsidRPr="00F177E7">
        <w:t>To order your list, precede each line with a number.</w:t>
      </w:r>
    </w:p>
    <w:p w14:paraId="18E7815A" w14:textId="77777777" w:rsidR="00D131CB" w:rsidRDefault="00D131CB" w:rsidP="00D131CB">
      <w:pPr>
        <w:pStyle w:val="CODE"/>
        <w:numPr>
          <w:ilvl w:val="0"/>
          <w:numId w:val="11"/>
        </w:numPr>
      </w:pPr>
      <w:r>
        <w:t xml:space="preserve">   </w:t>
      </w:r>
      <w:r w:rsidRPr="00F177E7">
        <w:t>1. James Madison</w:t>
      </w:r>
    </w:p>
    <w:p w14:paraId="045A29B9" w14:textId="77777777" w:rsidR="00D131CB" w:rsidRDefault="00D131CB" w:rsidP="00D131CB">
      <w:pPr>
        <w:pStyle w:val="CODE"/>
        <w:numPr>
          <w:ilvl w:val="0"/>
          <w:numId w:val="11"/>
        </w:numPr>
      </w:pPr>
      <w:r>
        <w:t xml:space="preserve">   </w:t>
      </w:r>
      <w:r w:rsidRPr="00F177E7">
        <w:t>2. James Monroe</w:t>
      </w:r>
    </w:p>
    <w:p w14:paraId="11FF5163" w14:textId="77777777" w:rsidR="00D131CB" w:rsidRPr="00F177E7" w:rsidRDefault="00D131CB" w:rsidP="00D131CB">
      <w:pPr>
        <w:pStyle w:val="CODE"/>
        <w:numPr>
          <w:ilvl w:val="0"/>
          <w:numId w:val="11"/>
        </w:numPr>
      </w:pPr>
      <w:r>
        <w:t xml:space="preserve">   </w:t>
      </w:r>
      <w:r w:rsidRPr="00F177E7">
        <w:t>3. John Quincy Adams</w:t>
      </w:r>
    </w:p>
    <w:p w14:paraId="0AE1F8C4" w14:textId="77777777" w:rsidR="00D131CB" w:rsidRDefault="00D131CB" w:rsidP="00D131CB">
      <w:r>
        <w:rPr>
          <w:noProof/>
        </w:rPr>
        <w:drawing>
          <wp:inline distT="0" distB="0" distL="0" distR="0" wp14:anchorId="5F0E3D4B" wp14:editId="40524990">
            <wp:extent cx="5943600" cy="974090"/>
            <wp:effectExtent l="0" t="0" r="0" b="0"/>
            <wp:docPr id="133039408" name="Picture 16" descr="Screenshot of rendered GitHub Markdown showing a numbered list of the names of the fourth, fifth, and sixth American pres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rendered GitHub Markdown showing a numbered list of the names of the fourth, fifth, and sixth American presiden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974090"/>
                    </a:xfrm>
                    <a:prstGeom prst="rect">
                      <a:avLst/>
                    </a:prstGeom>
                    <a:noFill/>
                    <a:ln>
                      <a:noFill/>
                    </a:ln>
                  </pic:spPr>
                </pic:pic>
              </a:graphicData>
            </a:graphic>
          </wp:inline>
        </w:drawing>
      </w:r>
    </w:p>
    <w:p w14:paraId="1A113AB7" w14:textId="77777777" w:rsidR="00D131CB" w:rsidRPr="0093660F" w:rsidRDefault="00000000" w:rsidP="00D131CB">
      <w:pPr>
        <w:rPr>
          <w:b/>
          <w:bCs/>
        </w:rPr>
      </w:pPr>
      <w:hyperlink r:id="rId40" w:anchor="nested-lists" w:history="1">
        <w:r w:rsidR="00D131CB" w:rsidRPr="0093660F">
          <w:rPr>
            <w:rStyle w:val="Hyperlink"/>
            <w:b/>
            <w:bCs/>
          </w:rPr>
          <w:t>Nested Lists</w:t>
        </w:r>
      </w:hyperlink>
    </w:p>
    <w:p w14:paraId="22064B36" w14:textId="77777777" w:rsidR="00D131CB" w:rsidRPr="0093660F" w:rsidRDefault="00D131CB" w:rsidP="00D131CB">
      <w:r w:rsidRPr="0093660F">
        <w:t>You can create a nested list by indenting one or more list items below another item.</w:t>
      </w:r>
    </w:p>
    <w:p w14:paraId="66800A17" w14:textId="77777777" w:rsidR="00D131CB" w:rsidRDefault="00D131CB" w:rsidP="00D131CB">
      <w:r w:rsidRPr="0093660F">
        <w:t>To create a nested list using the web editor on GitHub or a text editor that uses a monospaced font, like </w:t>
      </w:r>
      <w:hyperlink r:id="rId41" w:history="1">
        <w:r w:rsidRPr="0093660F">
          <w:rPr>
            <w:rStyle w:val="Hyperlink"/>
          </w:rPr>
          <w:t>Visual Studio Code</w:t>
        </w:r>
      </w:hyperlink>
      <w:r w:rsidRPr="0093660F">
        <w:t>, you can align your list visually. Type space characters in front of your nested list item until the list marker character (- or *) lies directly below the first character of the text in the item above it.</w:t>
      </w:r>
    </w:p>
    <w:p w14:paraId="59100C64" w14:textId="77777777" w:rsidR="00D131CB" w:rsidRPr="0093660F" w:rsidRDefault="00D131CB" w:rsidP="00D131CB">
      <w:pPr>
        <w:pStyle w:val="CODE"/>
        <w:numPr>
          <w:ilvl w:val="0"/>
          <w:numId w:val="12"/>
        </w:numPr>
        <w:rPr>
          <w:rStyle w:val="HTMLCode"/>
          <w:rFonts w:eastAsiaTheme="minorHAnsi"/>
          <w:bdr w:val="none" w:sz="0" w:space="0" w:color="auto" w:frame="1"/>
        </w:rPr>
      </w:pPr>
      <w:r w:rsidRPr="0093660F">
        <w:rPr>
          <w:rStyle w:val="hljs-bullet"/>
          <w:bdr w:val="none" w:sz="0" w:space="0" w:color="auto" w:frame="1"/>
        </w:rPr>
        <w:t>1.</w:t>
      </w:r>
      <w:r w:rsidRPr="0093660F">
        <w:rPr>
          <w:rStyle w:val="HTMLCode"/>
          <w:rFonts w:eastAsiaTheme="minorHAnsi"/>
          <w:bdr w:val="none" w:sz="0" w:space="0" w:color="auto" w:frame="1"/>
        </w:rPr>
        <w:t xml:space="preserve"> First list item</w:t>
      </w:r>
    </w:p>
    <w:p w14:paraId="57B831B7" w14:textId="77777777" w:rsidR="00D131CB" w:rsidRPr="0093660F" w:rsidRDefault="00D131CB" w:rsidP="00D131CB">
      <w:pPr>
        <w:pStyle w:val="CODE"/>
        <w:rPr>
          <w:rStyle w:val="HTMLCode"/>
          <w:rFonts w:eastAsiaTheme="minorHAnsi"/>
          <w:bdr w:val="none" w:sz="0" w:space="0" w:color="auto" w:frame="1"/>
        </w:rPr>
      </w:pPr>
      <w:r w:rsidRPr="0093660F">
        <w:rPr>
          <w:rStyle w:val="hljs-bullet"/>
          <w:bdr w:val="none" w:sz="0" w:space="0" w:color="auto" w:frame="1"/>
        </w:rPr>
        <w:t xml:space="preserve">   -</w:t>
      </w:r>
      <w:r w:rsidRPr="0093660F">
        <w:rPr>
          <w:rStyle w:val="HTMLCode"/>
          <w:rFonts w:eastAsiaTheme="minorHAnsi"/>
          <w:bdr w:val="none" w:sz="0" w:space="0" w:color="auto" w:frame="1"/>
        </w:rPr>
        <w:t xml:space="preserve"> First nested list item</w:t>
      </w:r>
    </w:p>
    <w:p w14:paraId="50582E11" w14:textId="77777777" w:rsidR="00D131CB" w:rsidRPr="0093660F" w:rsidRDefault="00D131CB" w:rsidP="00D131CB">
      <w:pPr>
        <w:pStyle w:val="CODE"/>
      </w:pPr>
      <w:r w:rsidRPr="0093660F">
        <w:rPr>
          <w:rStyle w:val="hljs-bullet"/>
          <w:bdr w:val="none" w:sz="0" w:space="0" w:color="auto" w:frame="1"/>
        </w:rPr>
        <w:t xml:space="preserve">     -</w:t>
      </w:r>
      <w:r w:rsidRPr="0093660F">
        <w:rPr>
          <w:rStyle w:val="HTMLCode"/>
          <w:rFonts w:eastAsiaTheme="minorHAnsi"/>
          <w:bdr w:val="none" w:sz="0" w:space="0" w:color="auto" w:frame="1"/>
        </w:rPr>
        <w:t xml:space="preserve"> Second nested list item</w:t>
      </w:r>
    </w:p>
    <w:p w14:paraId="61EC344A" w14:textId="77777777" w:rsidR="00D131CB" w:rsidRPr="0093660F" w:rsidRDefault="00D131CB" w:rsidP="00D131CB">
      <w:r>
        <w:t>Output</w:t>
      </w:r>
    </w:p>
    <w:p w14:paraId="3D9EED39" w14:textId="77777777" w:rsidR="00D131CB" w:rsidRPr="0093660F" w:rsidRDefault="00D131CB" w:rsidP="00D131CB">
      <w:r w:rsidRPr="0093660F">
        <w:rPr>
          <w:noProof/>
        </w:rPr>
        <w:drawing>
          <wp:inline distT="0" distB="0" distL="0" distR="0" wp14:anchorId="2FDCFD45" wp14:editId="4BECFF61">
            <wp:extent cx="5943600" cy="673735"/>
            <wp:effectExtent l="0" t="0" r="0" b="0"/>
            <wp:docPr id="320227042" name="Picture 22" descr="Screenshot of Markdown in Visual Studio Code showing how indented bullets align vertically with the first letter of the text lines abov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of Markdown in Visual Studio Code showing how indented bullets align vertically with the first letter of the text lines above the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673735"/>
                    </a:xfrm>
                    <a:prstGeom prst="rect">
                      <a:avLst/>
                    </a:prstGeom>
                    <a:noFill/>
                    <a:ln>
                      <a:noFill/>
                    </a:ln>
                  </pic:spPr>
                </pic:pic>
              </a:graphicData>
            </a:graphic>
          </wp:inline>
        </w:drawing>
      </w:r>
    </w:p>
    <w:p w14:paraId="609AC20B" w14:textId="2C131AA8" w:rsidR="009F22AB" w:rsidRPr="0093660F" w:rsidRDefault="00D131CB" w:rsidP="00D131CB">
      <w:r w:rsidRPr="0093660F">
        <w:rPr>
          <w:noProof/>
        </w:rPr>
        <w:drawing>
          <wp:inline distT="0" distB="0" distL="0" distR="0" wp14:anchorId="5E0E18BC" wp14:editId="5DD7BEBC">
            <wp:extent cx="5943600" cy="803910"/>
            <wp:effectExtent l="0" t="0" r="0" b="0"/>
            <wp:docPr id="861121476" name="Picture 21" descr="Screenshot of rendered GitHub Markdown showing a numbered item followed by a bulleted item nested one level to the right, and another bulleted item nested yet further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of rendered GitHub Markdown showing a numbered item followed by a bulleted item nested one level to the right, and another bulleted item nested yet further to the righ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803910"/>
                    </a:xfrm>
                    <a:prstGeom prst="rect">
                      <a:avLst/>
                    </a:prstGeom>
                    <a:noFill/>
                    <a:ln>
                      <a:noFill/>
                    </a:ln>
                  </pic:spPr>
                </pic:pic>
              </a:graphicData>
            </a:graphic>
          </wp:inline>
        </w:drawing>
      </w:r>
    </w:p>
    <w:p w14:paraId="298E6960" w14:textId="77777777" w:rsidR="00D131CB" w:rsidRPr="0093660F" w:rsidRDefault="00000000" w:rsidP="00D131CB">
      <w:pPr>
        <w:rPr>
          <w:b/>
          <w:bCs/>
        </w:rPr>
      </w:pPr>
      <w:hyperlink r:id="rId44" w:anchor="task-lists" w:history="1">
        <w:r w:rsidR="00D131CB" w:rsidRPr="0093660F">
          <w:rPr>
            <w:rStyle w:val="Hyperlink"/>
            <w:b/>
            <w:bCs/>
          </w:rPr>
          <w:t>Task lists</w:t>
        </w:r>
      </w:hyperlink>
    </w:p>
    <w:p w14:paraId="576D5D84" w14:textId="77777777" w:rsidR="00D131CB" w:rsidRDefault="00D131CB" w:rsidP="00D131CB">
      <w:r w:rsidRPr="0093660F">
        <w:t>To create a task list, preface list items with a hyphen and space followed by [ ]. To mark a task as complete, use [x].</w:t>
      </w:r>
    </w:p>
    <w:p w14:paraId="19A98266" w14:textId="77777777" w:rsidR="00D131CB" w:rsidRPr="0093660F" w:rsidRDefault="00D131CB" w:rsidP="00D131CB">
      <w:pPr>
        <w:pStyle w:val="CODE"/>
      </w:pPr>
      <w:r w:rsidRPr="0093660F">
        <w:t>- [x] #739</w:t>
      </w:r>
    </w:p>
    <w:p w14:paraId="16FC36AF" w14:textId="77777777" w:rsidR="00D131CB" w:rsidRPr="0093660F" w:rsidRDefault="00D131CB" w:rsidP="00D131CB">
      <w:pPr>
        <w:pStyle w:val="CODE"/>
      </w:pPr>
      <w:r w:rsidRPr="0093660F">
        <w:t>- [ ] https://github.com/octo-org/octo-repo/issues/740</w:t>
      </w:r>
    </w:p>
    <w:p w14:paraId="64CA90D1" w14:textId="77777777" w:rsidR="00D131CB" w:rsidRPr="0093660F" w:rsidRDefault="00D131CB" w:rsidP="00D131CB">
      <w:pPr>
        <w:pStyle w:val="CODE"/>
      </w:pPr>
      <w:r w:rsidRPr="0093660F">
        <w:t>- [ ] Add delight to the experience when all tasks are complete :tada:</w:t>
      </w:r>
    </w:p>
    <w:p w14:paraId="4A229970" w14:textId="77777777" w:rsidR="00D131CB" w:rsidRDefault="00D131CB" w:rsidP="00D131CB">
      <w:r>
        <w:rPr>
          <w:noProof/>
        </w:rPr>
        <w:drawing>
          <wp:inline distT="0" distB="0" distL="0" distR="0" wp14:anchorId="38BD155A" wp14:editId="48E8FC7B">
            <wp:extent cx="5943600" cy="699135"/>
            <wp:effectExtent l="0" t="0" r="0" b="5715"/>
            <wp:docPr id="2102603523" name="Picture 23" descr="Screenshot showing the rendered version of the markdown. The references to issues are rendered as issue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 showing the rendered version of the markdown. The references to issues are rendered as issue titl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699135"/>
                    </a:xfrm>
                    <a:prstGeom prst="rect">
                      <a:avLst/>
                    </a:prstGeom>
                    <a:noFill/>
                    <a:ln>
                      <a:noFill/>
                    </a:ln>
                  </pic:spPr>
                </pic:pic>
              </a:graphicData>
            </a:graphic>
          </wp:inline>
        </w:drawing>
      </w:r>
    </w:p>
    <w:p w14:paraId="406F3A78" w14:textId="299567BD" w:rsidR="00D131CB" w:rsidRPr="00D131CB" w:rsidRDefault="00000000" w:rsidP="00D131CB">
      <w:hyperlink r:id="rId46" w:anchor="images" w:history="1">
        <w:r w:rsidR="00D131CB" w:rsidRPr="0093660F">
          <w:rPr>
            <w:rStyle w:val="Hyperlink"/>
            <w:b/>
            <w:bCs/>
          </w:rPr>
          <w:t>Images</w:t>
        </w:r>
      </w:hyperlink>
    </w:p>
    <w:p w14:paraId="0622D6BA" w14:textId="77777777" w:rsidR="00D131CB" w:rsidRDefault="00D131CB" w:rsidP="00D131CB">
      <w:r w:rsidRPr="0093660F">
        <w:t>You can display an image by adding ! and wrapping the alt text in [ ]. Alt text is a short text equivalent of the information in the image. Then, wrap the link for the image in parentheses ().</w:t>
      </w:r>
    </w:p>
    <w:p w14:paraId="01945BD7" w14:textId="77777777" w:rsidR="00D131CB" w:rsidRDefault="00D131CB" w:rsidP="00D131CB">
      <w:pPr>
        <w:pStyle w:val="CODE"/>
        <w:numPr>
          <w:ilvl w:val="0"/>
          <w:numId w:val="13"/>
        </w:numPr>
      </w:pPr>
      <w:r w:rsidRPr="0093660F">
        <w:t>![Screenshot of a comment on a GitHub issue showing an image, added in the Markdown, of an Octocat smiling and raising a tentacle.](</w:t>
      </w:r>
      <w:hyperlink r:id="rId47" w:history="1">
        <w:r w:rsidRPr="00C56E30">
          <w:rPr>
            <w:rStyle w:val="Hyperlink"/>
          </w:rPr>
          <w:t>https://myoctocat.com/assets/images/base-octocat.svg</w:t>
        </w:r>
      </w:hyperlink>
      <w:r w:rsidRPr="0093660F">
        <w:t>)</w:t>
      </w:r>
    </w:p>
    <w:p w14:paraId="3393F869" w14:textId="77777777" w:rsidR="00D131CB" w:rsidRDefault="00D131CB" w:rsidP="009F22AB">
      <w:pPr>
        <w:jc w:val="center"/>
      </w:pPr>
      <w:r>
        <w:rPr>
          <w:noProof/>
        </w:rPr>
        <w:drawing>
          <wp:inline distT="0" distB="0" distL="0" distR="0" wp14:anchorId="2D2ACBE8" wp14:editId="5DDD5939">
            <wp:extent cx="1955800" cy="1365250"/>
            <wp:effectExtent l="0" t="0" r="6350" b="6350"/>
            <wp:docPr id="1843393757" name="Picture 24" descr="Screenshot of a comment on a GitHub issue showing an image, added in the Markdown, of an Octocat smiling and raising a tent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of a comment on a GitHub issue showing an image, added in the Markdown, of an Octocat smiling and raising a tentacl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55800" cy="1365250"/>
                    </a:xfrm>
                    <a:prstGeom prst="rect">
                      <a:avLst/>
                    </a:prstGeom>
                    <a:noFill/>
                    <a:ln>
                      <a:noFill/>
                    </a:ln>
                  </pic:spPr>
                </pic:pic>
              </a:graphicData>
            </a:graphic>
          </wp:inline>
        </w:drawing>
      </w:r>
    </w:p>
    <w:p w14:paraId="3450E002" w14:textId="26A7DCEA" w:rsidR="009F22AB" w:rsidRPr="009F22AB" w:rsidRDefault="009F22AB" w:rsidP="009F22AB">
      <w:pPr>
        <w:jc w:val="center"/>
      </w:pPr>
      <w:r>
        <w:rPr>
          <w:b/>
          <w:bCs/>
        </w:rPr>
        <w:t>Figure 16.</w:t>
      </w:r>
      <w:r>
        <w:t xml:space="preserve"> Displaying a Picture in Readme File</w:t>
      </w:r>
    </w:p>
    <w:p w14:paraId="4EAD9B8D" w14:textId="44154686" w:rsidR="00D131CB" w:rsidRPr="00D809A9" w:rsidRDefault="00D131CB" w:rsidP="00D131CB">
      <w:r>
        <w:t xml:space="preserve">Note that </w:t>
      </w:r>
      <w:r w:rsidR="006749F9">
        <w:t>a direct</w:t>
      </w:r>
      <w:r>
        <w:t xml:space="preserve"> weblink and link to your repository path where the image is located can be utilized in this manner.</w:t>
      </w:r>
    </w:p>
    <w:p w14:paraId="06965C8F" w14:textId="77777777" w:rsidR="008301A1" w:rsidRDefault="00D131CB" w:rsidP="007635EC">
      <w:r>
        <w:t>Some Problems to Solve</w:t>
      </w:r>
    </w:p>
    <w:p w14:paraId="27D77C0D" w14:textId="78BE8B25" w:rsidR="00D131CB" w:rsidRDefault="00D131CB" w:rsidP="006749F9">
      <w:pPr>
        <w:pStyle w:val="ListParagraph"/>
        <w:numPr>
          <w:ilvl w:val="0"/>
          <w:numId w:val="19"/>
        </w:numPr>
      </w:pPr>
      <w:r>
        <w:t>Create your reposit</w:t>
      </w:r>
      <w:r w:rsidR="00916710">
        <w:t>ory with your roll number being your repo name</w:t>
      </w:r>
    </w:p>
    <w:p w14:paraId="466E2C2B" w14:textId="78C32FCC" w:rsidR="00916710" w:rsidRDefault="00916710" w:rsidP="006749F9">
      <w:pPr>
        <w:pStyle w:val="ListParagraph"/>
        <w:numPr>
          <w:ilvl w:val="0"/>
          <w:numId w:val="19"/>
        </w:numPr>
      </w:pPr>
      <w:r>
        <w:t>Upload the algorithms and pseudo codes in your repository</w:t>
      </w:r>
    </w:p>
    <w:p w14:paraId="27389F98" w14:textId="48BB23C0" w:rsidR="00916710" w:rsidRPr="00986468" w:rsidRDefault="00916710" w:rsidP="006749F9">
      <w:pPr>
        <w:pStyle w:val="ListParagraph"/>
        <w:numPr>
          <w:ilvl w:val="0"/>
          <w:numId w:val="19"/>
        </w:numPr>
      </w:pPr>
      <w:r>
        <w:t xml:space="preserve">Create a small intro about yourself in the readme file with pictures </w:t>
      </w:r>
      <w:r w:rsidR="008301A1">
        <w:t>and bullet points</w:t>
      </w:r>
    </w:p>
    <w:sectPr w:rsidR="00916710" w:rsidRPr="00986468" w:rsidSect="00E361F3">
      <w:headerReference w:type="default" r:id="rId49"/>
      <w:footerReference w:type="default" r:id="rId50"/>
      <w:head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37CD5" w14:textId="77777777" w:rsidR="001240B9" w:rsidRDefault="001240B9" w:rsidP="00E361F3">
      <w:pPr>
        <w:spacing w:after="0" w:line="240" w:lineRule="auto"/>
      </w:pPr>
      <w:r>
        <w:separator/>
      </w:r>
    </w:p>
  </w:endnote>
  <w:endnote w:type="continuationSeparator" w:id="0">
    <w:p w14:paraId="25E26890" w14:textId="77777777" w:rsidR="001240B9" w:rsidRDefault="001240B9" w:rsidP="00E3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3883961"/>
      <w:docPartObj>
        <w:docPartGallery w:val="Page Numbers (Bottom of Page)"/>
        <w:docPartUnique/>
      </w:docPartObj>
    </w:sdtPr>
    <w:sdtContent>
      <w:sdt>
        <w:sdtPr>
          <w:id w:val="-1769616900"/>
          <w:docPartObj>
            <w:docPartGallery w:val="Page Numbers (Top of Page)"/>
            <w:docPartUnique/>
          </w:docPartObj>
        </w:sdtPr>
        <w:sdtContent>
          <w:p w14:paraId="01758742" w14:textId="6846C1C2" w:rsidR="00AE01B7" w:rsidRDefault="00AE01B7" w:rsidP="00AE01B7">
            <w:pPr>
              <w:pStyle w:val="Footer"/>
            </w:pPr>
            <w:r>
              <w:t xml:space="preserve">Lab </w:t>
            </w:r>
            <w:sdt>
              <w:sdtPr>
                <w:alias w:val="Category"/>
                <w:tag w:val=""/>
                <w:id w:val="1966844809"/>
                <w:dataBinding w:prefixMappings="xmlns:ns0='http://purl.org/dc/elements/1.1/' xmlns:ns1='http://schemas.openxmlformats.org/package/2006/metadata/core-properties' " w:xpath="/ns1:coreProperties[1]/ns1:category[1]" w:storeItemID="{6C3C8BC8-F283-45AE-878A-BAB7291924A1}"/>
                <w:text/>
              </w:sdtPr>
              <w:sdtContent>
                <w:r w:rsidR="0046226B">
                  <w:t>02</w:t>
                </w:r>
              </w:sdtContent>
            </w:sdt>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4D28CF3" w14:textId="77777777" w:rsidR="00524B76" w:rsidRDefault="00524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5A98F" w14:textId="77777777" w:rsidR="001240B9" w:rsidRDefault="001240B9" w:rsidP="00E361F3">
      <w:pPr>
        <w:spacing w:after="0" w:line="240" w:lineRule="auto"/>
      </w:pPr>
      <w:r>
        <w:separator/>
      </w:r>
    </w:p>
  </w:footnote>
  <w:footnote w:type="continuationSeparator" w:id="0">
    <w:p w14:paraId="3043B227" w14:textId="77777777" w:rsidR="001240B9" w:rsidRDefault="001240B9" w:rsidP="00E361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CD2E2" w14:textId="50FEE4D5" w:rsidR="00524B76" w:rsidRDefault="00000000">
    <w:pPr>
      <w:pStyle w:val="Header"/>
    </w:pPr>
    <w:sdt>
      <w:sdtPr>
        <w:alias w:val="Title"/>
        <w:tag w:val=""/>
        <w:id w:val="-2066562514"/>
        <w:placeholder>
          <w:docPart w:val="C42558E65A8344D0845938DBC10115E4"/>
        </w:placeholder>
        <w:dataBinding w:prefixMappings="xmlns:ns0='http://purl.org/dc/elements/1.1/' xmlns:ns1='http://schemas.openxmlformats.org/package/2006/metadata/core-properties' " w:xpath="/ns1:coreProperties[1]/ns0:title[1]" w:storeItemID="{6C3C8BC8-F283-45AE-878A-BAB7291924A1}"/>
        <w:text/>
      </w:sdtPr>
      <w:sdtContent>
        <w:r w:rsidR="0046226B">
          <w:t>Introduction to Pseudocode, Algorithms and GitHub</w:t>
        </w:r>
      </w:sdtContent>
    </w:sdt>
    <w:r w:rsidR="00524B76">
      <w:tab/>
    </w:r>
    <w:r w:rsidR="00524B76">
      <w:tab/>
    </w:r>
    <w:sdt>
      <w:sdtPr>
        <w:alias w:val="Subject"/>
        <w:tag w:val=""/>
        <w:id w:val="1196734551"/>
        <w:dataBinding w:prefixMappings="xmlns:ns0='http://purl.org/dc/elements/1.1/' xmlns:ns1='http://schemas.openxmlformats.org/package/2006/metadata/core-properties' " w:xpath="/ns1:coreProperties[1]/ns0:subject[1]" w:storeItemID="{6C3C8BC8-F283-45AE-878A-BAB7291924A1}"/>
        <w:text/>
      </w:sdtPr>
      <w:sdtContent>
        <w:r w:rsidR="00671D32">
          <w:t>Programming Fundamentals Lab</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112D6" w14:textId="77777777" w:rsidR="00E361F3" w:rsidRDefault="00E361F3">
    <w:pPr>
      <w:pStyle w:val="Header"/>
    </w:pPr>
    <w:r>
      <w:rPr>
        <w:noProof/>
      </w:rPr>
      <w:drawing>
        <wp:inline distT="0" distB="0" distL="0" distR="0" wp14:anchorId="7941D450" wp14:editId="6D7B048F">
          <wp:extent cx="536454" cy="548640"/>
          <wp:effectExtent l="0" t="0" r="0" b="3810"/>
          <wp:docPr id="203935670" name="Picture 20393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val="0"/>
                      </a:ext>
                    </a:extLst>
                  </a:blip>
                  <a:srcRect l="2378" t="33552" r="66990" b="35002"/>
                  <a:stretch/>
                </pic:blipFill>
                <pic:spPr bwMode="auto">
                  <a:xfrm>
                    <a:off x="0" y="0"/>
                    <a:ext cx="544520" cy="55688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rPr>
      <w:drawing>
        <wp:inline distT="0" distB="0" distL="0" distR="0" wp14:anchorId="236AD9C3" wp14:editId="5530D266">
          <wp:extent cx="1030432" cy="547992"/>
          <wp:effectExtent l="0" t="0" r="0" b="0"/>
          <wp:docPr id="74996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val="0"/>
                      </a:ext>
                    </a:extLst>
                  </a:blip>
                  <a:srcRect l="32555" t="33552" r="8537" b="35002"/>
                  <a:stretch/>
                </pic:blipFill>
                <pic:spPr bwMode="auto">
                  <a:xfrm>
                    <a:off x="0" y="0"/>
                    <a:ext cx="1047161" cy="556889"/>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E4A78"/>
    <w:multiLevelType w:val="multilevel"/>
    <w:tmpl w:val="5B22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96835"/>
    <w:multiLevelType w:val="multilevel"/>
    <w:tmpl w:val="0300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6D5C3A"/>
    <w:multiLevelType w:val="hybridMultilevel"/>
    <w:tmpl w:val="C8F4B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09D62B9"/>
    <w:multiLevelType w:val="multilevel"/>
    <w:tmpl w:val="4162A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555C53"/>
    <w:multiLevelType w:val="hybridMultilevel"/>
    <w:tmpl w:val="2F148236"/>
    <w:lvl w:ilvl="0" w:tplc="F2507B8A">
      <w:start w:val="1"/>
      <w:numFmt w:val="decimalZero"/>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270D26"/>
    <w:multiLevelType w:val="hybridMultilevel"/>
    <w:tmpl w:val="1C763A7A"/>
    <w:lvl w:ilvl="0" w:tplc="04090001">
      <w:start w:val="1"/>
      <w:numFmt w:val="bullet"/>
      <w:lvlText w:val=""/>
      <w:lvlJc w:val="left"/>
      <w:pPr>
        <w:ind w:left="720" w:hanging="360"/>
      </w:pPr>
      <w:rPr>
        <w:rFonts w:ascii="Symbol" w:hAnsi="Symbol" w:hint="default"/>
      </w:rPr>
    </w:lvl>
    <w:lvl w:ilvl="1" w:tplc="B46ABD0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631EF4"/>
    <w:multiLevelType w:val="multilevel"/>
    <w:tmpl w:val="78ACD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521D82"/>
    <w:multiLevelType w:val="hybridMultilevel"/>
    <w:tmpl w:val="6FA0C5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4E83B18"/>
    <w:multiLevelType w:val="hybridMultilevel"/>
    <w:tmpl w:val="8EAAB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473259"/>
    <w:multiLevelType w:val="hybridMultilevel"/>
    <w:tmpl w:val="5566A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C4819E4"/>
    <w:multiLevelType w:val="multilevel"/>
    <w:tmpl w:val="8A22BF32"/>
    <w:lvl w:ilvl="0">
      <w:start w:val="1"/>
      <w:numFmt w:val="decimalZero"/>
      <w:pStyle w:val="CODE"/>
      <w:lvlText w:val="%1"/>
      <w:lvlJc w:val="left"/>
      <w:pPr>
        <w:ind w:left="1080" w:hanging="360"/>
      </w:pPr>
      <w:rPr>
        <w:rFonts w:asciiTheme="minorHAnsi" w:hAnsiTheme="minorHAnsi" w:hint="default"/>
        <w:sz w:val="18"/>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43640452">
    <w:abstractNumId w:val="4"/>
  </w:num>
  <w:num w:numId="2" w16cid:durableId="869760396">
    <w:abstractNumId w:val="10"/>
  </w:num>
  <w:num w:numId="3" w16cid:durableId="1802260887">
    <w:abstractNumId w:val="10"/>
  </w:num>
  <w:num w:numId="4" w16cid:durableId="17390291">
    <w:abstractNumId w:val="3"/>
  </w:num>
  <w:num w:numId="5" w16cid:durableId="1535577224">
    <w:abstractNumId w:val="6"/>
  </w:num>
  <w:num w:numId="6" w16cid:durableId="1535272108">
    <w:abstractNumId w:val="5"/>
  </w:num>
  <w:num w:numId="7" w16cid:durableId="19719831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72899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41554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687977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786547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375325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61177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1728768">
    <w:abstractNumId w:val="1"/>
  </w:num>
  <w:num w:numId="15" w16cid:durableId="755172188">
    <w:abstractNumId w:val="0"/>
  </w:num>
  <w:num w:numId="16" w16cid:durableId="330839139">
    <w:abstractNumId w:val="8"/>
  </w:num>
  <w:num w:numId="17" w16cid:durableId="1019740803">
    <w:abstractNumId w:val="9"/>
  </w:num>
  <w:num w:numId="18" w16cid:durableId="916744904">
    <w:abstractNumId w:val="2"/>
  </w:num>
  <w:num w:numId="19" w16cid:durableId="2871313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D32"/>
    <w:rsid w:val="001240B9"/>
    <w:rsid w:val="002058A4"/>
    <w:rsid w:val="002A6B0A"/>
    <w:rsid w:val="002C77B9"/>
    <w:rsid w:val="00306E08"/>
    <w:rsid w:val="00402B48"/>
    <w:rsid w:val="004209CC"/>
    <w:rsid w:val="0046226B"/>
    <w:rsid w:val="004C28DC"/>
    <w:rsid w:val="004F13FF"/>
    <w:rsid w:val="004F7642"/>
    <w:rsid w:val="00524B76"/>
    <w:rsid w:val="00524F6E"/>
    <w:rsid w:val="00562ED0"/>
    <w:rsid w:val="005700AE"/>
    <w:rsid w:val="00615CC8"/>
    <w:rsid w:val="00671D32"/>
    <w:rsid w:val="00673B0E"/>
    <w:rsid w:val="006749F9"/>
    <w:rsid w:val="007158FE"/>
    <w:rsid w:val="007635EC"/>
    <w:rsid w:val="008301A1"/>
    <w:rsid w:val="008665FF"/>
    <w:rsid w:val="008C0979"/>
    <w:rsid w:val="00916710"/>
    <w:rsid w:val="00986468"/>
    <w:rsid w:val="009F22AB"/>
    <w:rsid w:val="00A47AEB"/>
    <w:rsid w:val="00A65F00"/>
    <w:rsid w:val="00AE01B7"/>
    <w:rsid w:val="00B033F3"/>
    <w:rsid w:val="00B13953"/>
    <w:rsid w:val="00B25AFE"/>
    <w:rsid w:val="00B430CF"/>
    <w:rsid w:val="00B802E8"/>
    <w:rsid w:val="00BC087C"/>
    <w:rsid w:val="00C54A0C"/>
    <w:rsid w:val="00CA2436"/>
    <w:rsid w:val="00CF5B27"/>
    <w:rsid w:val="00D131CB"/>
    <w:rsid w:val="00DC4967"/>
    <w:rsid w:val="00E361F3"/>
    <w:rsid w:val="00EE5CEA"/>
    <w:rsid w:val="00EF2F77"/>
    <w:rsid w:val="00F75FDC"/>
    <w:rsid w:val="00F97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2B86A"/>
  <w15:chartTrackingRefBased/>
  <w15:docId w15:val="{5547958E-5C77-428D-8F91-BB7AC8184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1F3"/>
  </w:style>
  <w:style w:type="paragraph" w:styleId="Heading1">
    <w:name w:val="heading 1"/>
    <w:basedOn w:val="Normal"/>
    <w:next w:val="Normal"/>
    <w:link w:val="Heading1Char"/>
    <w:uiPriority w:val="9"/>
    <w:qFormat/>
    <w:rsid w:val="00B25AFE"/>
    <w:pPr>
      <w:keepNext/>
      <w:keepLines/>
      <w:pBdr>
        <w:bottom w:val="single" w:sz="12" w:space="1" w:color="auto"/>
      </w:pBdr>
      <w:spacing w:before="240" w:after="120"/>
      <w:outlineLvl w:val="0"/>
    </w:pPr>
    <w:rPr>
      <w:rFonts w:asciiTheme="majorHAnsi" w:eastAsiaTheme="majorEastAsia" w:hAnsiTheme="majorHAnsi" w:cstheme="majorBidi"/>
      <w:b/>
      <w:smallCaps/>
      <w:color w:val="000000" w:themeColor="text1"/>
      <w:sz w:val="28"/>
      <w:szCs w:val="32"/>
    </w:rPr>
  </w:style>
  <w:style w:type="paragraph" w:styleId="Heading2">
    <w:name w:val="heading 2"/>
    <w:basedOn w:val="Normal"/>
    <w:next w:val="Normal"/>
    <w:link w:val="Heading2Char"/>
    <w:uiPriority w:val="9"/>
    <w:semiHidden/>
    <w:unhideWhenUsed/>
    <w:qFormat/>
    <w:rsid w:val="00B25AFE"/>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semiHidden/>
    <w:unhideWhenUsed/>
    <w:qFormat/>
    <w:rsid w:val="00615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link w:val="CODEChar"/>
    <w:qFormat/>
    <w:rsid w:val="00A47AEB"/>
    <w:pPr>
      <w:numPr>
        <w:numId w:val="2"/>
      </w:numPr>
      <w:pBdr>
        <w:top w:val="single" w:sz="6" w:space="2" w:color="000000" w:themeColor="text1"/>
        <w:left w:val="single" w:sz="6" w:space="4" w:color="000000" w:themeColor="text1"/>
        <w:bottom w:val="single" w:sz="6" w:space="2" w:color="000000" w:themeColor="text1"/>
        <w:right w:val="single" w:sz="6" w:space="4" w:color="000000" w:themeColor="text1"/>
      </w:pBdr>
      <w:spacing w:before="160" w:after="160"/>
      <w:ind w:left="720" w:right="720" w:firstLine="0"/>
      <w:contextualSpacing/>
    </w:pPr>
    <w:rPr>
      <w:rFonts w:ascii="Lucida Console" w:hAnsi="Lucida Console"/>
      <w:bCs/>
      <w:noProof/>
    </w:rPr>
  </w:style>
  <w:style w:type="character" w:customStyle="1" w:styleId="CODEChar">
    <w:name w:val="CODE Char"/>
    <w:basedOn w:val="DefaultParagraphFont"/>
    <w:link w:val="CODE"/>
    <w:rsid w:val="00A47AEB"/>
    <w:rPr>
      <w:rFonts w:ascii="Lucida Console" w:hAnsi="Lucida Console"/>
      <w:bCs/>
      <w:noProof/>
    </w:rPr>
  </w:style>
  <w:style w:type="paragraph" w:styleId="NoSpacing">
    <w:name w:val="No Spacing"/>
    <w:uiPriority w:val="1"/>
    <w:qFormat/>
    <w:rsid w:val="008C0979"/>
    <w:pPr>
      <w:spacing w:after="0" w:line="240" w:lineRule="auto"/>
    </w:pPr>
  </w:style>
  <w:style w:type="paragraph" w:styleId="Title">
    <w:name w:val="Title"/>
    <w:basedOn w:val="Normal"/>
    <w:next w:val="Normal"/>
    <w:link w:val="TitleChar"/>
    <w:uiPriority w:val="10"/>
    <w:qFormat/>
    <w:rsid w:val="00E361F3"/>
    <w:pPr>
      <w:spacing w:after="0" w:line="240" w:lineRule="auto"/>
      <w:contextualSpacing/>
      <w:jc w:val="both"/>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E361F3"/>
    <w:rPr>
      <w:rFonts w:asciiTheme="majorHAnsi" w:eastAsiaTheme="majorEastAsia" w:hAnsiTheme="majorHAnsi" w:cstheme="majorBidi"/>
      <w:spacing w:val="-10"/>
      <w:kern w:val="28"/>
      <w:sz w:val="72"/>
      <w:szCs w:val="56"/>
    </w:rPr>
  </w:style>
  <w:style w:type="paragraph" w:styleId="Header">
    <w:name w:val="header"/>
    <w:basedOn w:val="Normal"/>
    <w:link w:val="HeaderChar"/>
    <w:uiPriority w:val="99"/>
    <w:unhideWhenUsed/>
    <w:rsid w:val="00E361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1F3"/>
  </w:style>
  <w:style w:type="paragraph" w:styleId="Footer">
    <w:name w:val="footer"/>
    <w:basedOn w:val="Normal"/>
    <w:link w:val="FooterChar"/>
    <w:uiPriority w:val="99"/>
    <w:unhideWhenUsed/>
    <w:rsid w:val="00E361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1F3"/>
  </w:style>
  <w:style w:type="table" w:styleId="TableGrid">
    <w:name w:val="Table Grid"/>
    <w:basedOn w:val="TableNormal"/>
    <w:uiPriority w:val="39"/>
    <w:rsid w:val="00E36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E361F3"/>
    <w:rPr>
      <w:b/>
      <w:bCs/>
      <w:i/>
      <w:iCs/>
      <w:spacing w:val="5"/>
    </w:rPr>
  </w:style>
  <w:style w:type="paragraph" w:styleId="Subtitle">
    <w:name w:val="Subtitle"/>
    <w:basedOn w:val="Normal"/>
    <w:next w:val="Normal"/>
    <w:link w:val="SubtitleChar"/>
    <w:uiPriority w:val="11"/>
    <w:qFormat/>
    <w:rsid w:val="00E361F3"/>
    <w:pPr>
      <w:numPr>
        <w:ilvl w:val="1"/>
      </w:numPr>
    </w:pPr>
    <w:rPr>
      <w:rFonts w:asciiTheme="majorHAnsi" w:eastAsiaTheme="minorEastAsia" w:hAnsiTheme="majorHAnsi"/>
      <w:color w:val="000000" w:themeColor="text1"/>
      <w:spacing w:val="15"/>
      <w:sz w:val="48"/>
    </w:rPr>
  </w:style>
  <w:style w:type="character" w:customStyle="1" w:styleId="SubtitleChar">
    <w:name w:val="Subtitle Char"/>
    <w:basedOn w:val="DefaultParagraphFont"/>
    <w:link w:val="Subtitle"/>
    <w:uiPriority w:val="11"/>
    <w:rsid w:val="00E361F3"/>
    <w:rPr>
      <w:rFonts w:asciiTheme="majorHAnsi" w:eastAsiaTheme="minorEastAsia" w:hAnsiTheme="majorHAnsi"/>
      <w:color w:val="000000" w:themeColor="text1"/>
      <w:spacing w:val="15"/>
      <w:sz w:val="48"/>
    </w:rPr>
  </w:style>
  <w:style w:type="character" w:customStyle="1" w:styleId="Heading1Char">
    <w:name w:val="Heading 1 Char"/>
    <w:basedOn w:val="DefaultParagraphFont"/>
    <w:link w:val="Heading1"/>
    <w:uiPriority w:val="9"/>
    <w:rsid w:val="00B25AFE"/>
    <w:rPr>
      <w:rFonts w:asciiTheme="majorHAnsi" w:eastAsiaTheme="majorEastAsia" w:hAnsiTheme="majorHAnsi" w:cstheme="majorBidi"/>
      <w:b/>
      <w:smallCaps/>
      <w:color w:val="000000" w:themeColor="text1"/>
      <w:sz w:val="28"/>
      <w:szCs w:val="32"/>
    </w:rPr>
  </w:style>
  <w:style w:type="character" w:styleId="PlaceholderText">
    <w:name w:val="Placeholder Text"/>
    <w:basedOn w:val="DefaultParagraphFont"/>
    <w:uiPriority w:val="99"/>
    <w:semiHidden/>
    <w:rsid w:val="004C28DC"/>
    <w:rPr>
      <w:color w:val="808080"/>
    </w:rPr>
  </w:style>
  <w:style w:type="character" w:customStyle="1" w:styleId="Heading2Char">
    <w:name w:val="Heading 2 Char"/>
    <w:basedOn w:val="DefaultParagraphFont"/>
    <w:link w:val="Heading2"/>
    <w:uiPriority w:val="9"/>
    <w:semiHidden/>
    <w:rsid w:val="00B25AFE"/>
    <w:rPr>
      <w:rFonts w:asciiTheme="majorHAnsi" w:eastAsiaTheme="majorEastAsia" w:hAnsiTheme="majorHAnsi" w:cstheme="majorBidi"/>
      <w:b/>
      <w:color w:val="000000" w:themeColor="text1"/>
      <w:sz w:val="28"/>
      <w:szCs w:val="26"/>
    </w:rPr>
  </w:style>
  <w:style w:type="paragraph" w:styleId="Quote">
    <w:name w:val="Quote"/>
    <w:basedOn w:val="Normal"/>
    <w:next w:val="Normal"/>
    <w:link w:val="QuoteChar"/>
    <w:uiPriority w:val="29"/>
    <w:qFormat/>
    <w:rsid w:val="00562ED0"/>
    <w:pPr>
      <w:pBdr>
        <w:left w:val="single" w:sz="4" w:space="4" w:color="auto"/>
        <w:right w:val="single" w:sz="4" w:space="4" w:color="auto"/>
      </w:pBd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62ED0"/>
    <w:rPr>
      <w:i/>
      <w:iCs/>
      <w:color w:val="404040" w:themeColor="text1" w:themeTint="BF"/>
    </w:rPr>
  </w:style>
  <w:style w:type="paragraph" w:styleId="ListParagraph">
    <w:name w:val="List Paragraph"/>
    <w:basedOn w:val="Normal"/>
    <w:uiPriority w:val="34"/>
    <w:qFormat/>
    <w:rsid w:val="00986468"/>
    <w:pPr>
      <w:ind w:left="720"/>
      <w:contextualSpacing/>
    </w:pPr>
  </w:style>
  <w:style w:type="character" w:styleId="Hyperlink">
    <w:name w:val="Hyperlink"/>
    <w:basedOn w:val="DefaultParagraphFont"/>
    <w:uiPriority w:val="99"/>
    <w:unhideWhenUsed/>
    <w:rsid w:val="00D131CB"/>
    <w:rPr>
      <w:color w:val="0563C1" w:themeColor="hyperlink"/>
      <w:u w:val="single"/>
    </w:rPr>
  </w:style>
  <w:style w:type="character" w:styleId="HTMLCode">
    <w:name w:val="HTML Code"/>
    <w:basedOn w:val="DefaultParagraphFont"/>
    <w:uiPriority w:val="99"/>
    <w:semiHidden/>
    <w:unhideWhenUsed/>
    <w:rsid w:val="00D131CB"/>
    <w:rPr>
      <w:rFonts w:ascii="Courier New" w:eastAsia="Times New Roman" w:hAnsi="Courier New" w:cs="Courier New"/>
      <w:sz w:val="20"/>
      <w:szCs w:val="20"/>
    </w:rPr>
  </w:style>
  <w:style w:type="character" w:customStyle="1" w:styleId="hljs-bullet">
    <w:name w:val="hljs-bullet"/>
    <w:basedOn w:val="DefaultParagraphFont"/>
    <w:rsid w:val="00D131CB"/>
  </w:style>
  <w:style w:type="character" w:customStyle="1" w:styleId="Heading3Char">
    <w:name w:val="Heading 3 Char"/>
    <w:basedOn w:val="DefaultParagraphFont"/>
    <w:link w:val="Heading3"/>
    <w:uiPriority w:val="9"/>
    <w:semiHidden/>
    <w:rsid w:val="00615CC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8864">
      <w:bodyDiv w:val="1"/>
      <w:marLeft w:val="0"/>
      <w:marRight w:val="0"/>
      <w:marTop w:val="0"/>
      <w:marBottom w:val="0"/>
      <w:divBdr>
        <w:top w:val="none" w:sz="0" w:space="0" w:color="auto"/>
        <w:left w:val="none" w:sz="0" w:space="0" w:color="auto"/>
        <w:bottom w:val="none" w:sz="0" w:space="0" w:color="auto"/>
        <w:right w:val="none" w:sz="0" w:space="0" w:color="auto"/>
      </w:divBdr>
    </w:div>
    <w:div w:id="13313153">
      <w:bodyDiv w:val="1"/>
      <w:marLeft w:val="0"/>
      <w:marRight w:val="0"/>
      <w:marTop w:val="0"/>
      <w:marBottom w:val="0"/>
      <w:divBdr>
        <w:top w:val="none" w:sz="0" w:space="0" w:color="auto"/>
        <w:left w:val="none" w:sz="0" w:space="0" w:color="auto"/>
        <w:bottom w:val="none" w:sz="0" w:space="0" w:color="auto"/>
        <w:right w:val="none" w:sz="0" w:space="0" w:color="auto"/>
      </w:divBdr>
    </w:div>
    <w:div w:id="98448080">
      <w:bodyDiv w:val="1"/>
      <w:marLeft w:val="0"/>
      <w:marRight w:val="0"/>
      <w:marTop w:val="0"/>
      <w:marBottom w:val="0"/>
      <w:divBdr>
        <w:top w:val="none" w:sz="0" w:space="0" w:color="auto"/>
        <w:left w:val="none" w:sz="0" w:space="0" w:color="auto"/>
        <w:bottom w:val="none" w:sz="0" w:space="0" w:color="auto"/>
        <w:right w:val="none" w:sz="0" w:space="0" w:color="auto"/>
      </w:divBdr>
    </w:div>
    <w:div w:id="276059729">
      <w:bodyDiv w:val="1"/>
      <w:marLeft w:val="0"/>
      <w:marRight w:val="0"/>
      <w:marTop w:val="0"/>
      <w:marBottom w:val="0"/>
      <w:divBdr>
        <w:top w:val="none" w:sz="0" w:space="0" w:color="auto"/>
        <w:left w:val="none" w:sz="0" w:space="0" w:color="auto"/>
        <w:bottom w:val="none" w:sz="0" w:space="0" w:color="auto"/>
        <w:right w:val="none" w:sz="0" w:space="0" w:color="auto"/>
      </w:divBdr>
    </w:div>
    <w:div w:id="319116511">
      <w:bodyDiv w:val="1"/>
      <w:marLeft w:val="0"/>
      <w:marRight w:val="0"/>
      <w:marTop w:val="0"/>
      <w:marBottom w:val="0"/>
      <w:divBdr>
        <w:top w:val="none" w:sz="0" w:space="0" w:color="auto"/>
        <w:left w:val="none" w:sz="0" w:space="0" w:color="auto"/>
        <w:bottom w:val="none" w:sz="0" w:space="0" w:color="auto"/>
        <w:right w:val="none" w:sz="0" w:space="0" w:color="auto"/>
      </w:divBdr>
    </w:div>
    <w:div w:id="694648764">
      <w:bodyDiv w:val="1"/>
      <w:marLeft w:val="0"/>
      <w:marRight w:val="0"/>
      <w:marTop w:val="0"/>
      <w:marBottom w:val="0"/>
      <w:divBdr>
        <w:top w:val="none" w:sz="0" w:space="0" w:color="auto"/>
        <w:left w:val="none" w:sz="0" w:space="0" w:color="auto"/>
        <w:bottom w:val="none" w:sz="0" w:space="0" w:color="auto"/>
        <w:right w:val="none" w:sz="0" w:space="0" w:color="auto"/>
      </w:divBdr>
    </w:div>
    <w:div w:id="828250314">
      <w:bodyDiv w:val="1"/>
      <w:marLeft w:val="0"/>
      <w:marRight w:val="0"/>
      <w:marTop w:val="0"/>
      <w:marBottom w:val="0"/>
      <w:divBdr>
        <w:top w:val="none" w:sz="0" w:space="0" w:color="auto"/>
        <w:left w:val="none" w:sz="0" w:space="0" w:color="auto"/>
        <w:bottom w:val="none" w:sz="0" w:space="0" w:color="auto"/>
        <w:right w:val="none" w:sz="0" w:space="0" w:color="auto"/>
      </w:divBdr>
    </w:div>
    <w:div w:id="1141966611">
      <w:bodyDiv w:val="1"/>
      <w:marLeft w:val="0"/>
      <w:marRight w:val="0"/>
      <w:marTop w:val="0"/>
      <w:marBottom w:val="0"/>
      <w:divBdr>
        <w:top w:val="none" w:sz="0" w:space="0" w:color="auto"/>
        <w:left w:val="none" w:sz="0" w:space="0" w:color="auto"/>
        <w:bottom w:val="none" w:sz="0" w:space="0" w:color="auto"/>
        <w:right w:val="none" w:sz="0" w:space="0" w:color="auto"/>
      </w:divBdr>
    </w:div>
    <w:div w:id="1143931331">
      <w:bodyDiv w:val="1"/>
      <w:marLeft w:val="0"/>
      <w:marRight w:val="0"/>
      <w:marTop w:val="0"/>
      <w:marBottom w:val="0"/>
      <w:divBdr>
        <w:top w:val="none" w:sz="0" w:space="0" w:color="auto"/>
        <w:left w:val="none" w:sz="0" w:space="0" w:color="auto"/>
        <w:bottom w:val="none" w:sz="0" w:space="0" w:color="auto"/>
        <w:right w:val="none" w:sz="0" w:space="0" w:color="auto"/>
      </w:divBdr>
    </w:div>
    <w:div w:id="1256012737">
      <w:bodyDiv w:val="1"/>
      <w:marLeft w:val="0"/>
      <w:marRight w:val="0"/>
      <w:marTop w:val="0"/>
      <w:marBottom w:val="0"/>
      <w:divBdr>
        <w:top w:val="none" w:sz="0" w:space="0" w:color="auto"/>
        <w:left w:val="none" w:sz="0" w:space="0" w:color="auto"/>
        <w:bottom w:val="none" w:sz="0" w:space="0" w:color="auto"/>
        <w:right w:val="none" w:sz="0" w:space="0" w:color="auto"/>
      </w:divBdr>
    </w:div>
    <w:div w:id="1565677488">
      <w:bodyDiv w:val="1"/>
      <w:marLeft w:val="0"/>
      <w:marRight w:val="0"/>
      <w:marTop w:val="0"/>
      <w:marBottom w:val="0"/>
      <w:divBdr>
        <w:top w:val="none" w:sz="0" w:space="0" w:color="auto"/>
        <w:left w:val="none" w:sz="0" w:space="0" w:color="auto"/>
        <w:bottom w:val="none" w:sz="0" w:space="0" w:color="auto"/>
        <w:right w:val="none" w:sz="0" w:space="0" w:color="auto"/>
      </w:divBdr>
    </w:div>
    <w:div w:id="1617103069">
      <w:bodyDiv w:val="1"/>
      <w:marLeft w:val="0"/>
      <w:marRight w:val="0"/>
      <w:marTop w:val="0"/>
      <w:marBottom w:val="0"/>
      <w:divBdr>
        <w:top w:val="none" w:sz="0" w:space="0" w:color="auto"/>
        <w:left w:val="none" w:sz="0" w:space="0" w:color="auto"/>
        <w:bottom w:val="none" w:sz="0" w:space="0" w:color="auto"/>
        <w:right w:val="none" w:sz="0" w:space="0" w:color="auto"/>
      </w:divBdr>
    </w:div>
    <w:div w:id="1782797314">
      <w:bodyDiv w:val="1"/>
      <w:marLeft w:val="0"/>
      <w:marRight w:val="0"/>
      <w:marTop w:val="0"/>
      <w:marBottom w:val="0"/>
      <w:divBdr>
        <w:top w:val="none" w:sz="0" w:space="0" w:color="auto"/>
        <w:left w:val="none" w:sz="0" w:space="0" w:color="auto"/>
        <w:bottom w:val="none" w:sz="0" w:space="0" w:color="auto"/>
        <w:right w:val="none" w:sz="0" w:space="0" w:color="auto"/>
      </w:divBdr>
    </w:div>
    <w:div w:id="1805658701">
      <w:bodyDiv w:val="1"/>
      <w:marLeft w:val="0"/>
      <w:marRight w:val="0"/>
      <w:marTop w:val="0"/>
      <w:marBottom w:val="0"/>
      <w:divBdr>
        <w:top w:val="none" w:sz="0" w:space="0" w:color="auto"/>
        <w:left w:val="none" w:sz="0" w:space="0" w:color="auto"/>
        <w:bottom w:val="none" w:sz="0" w:space="0" w:color="auto"/>
        <w:right w:val="none" w:sz="0" w:space="0" w:color="auto"/>
      </w:divBdr>
    </w:div>
    <w:div w:id="1867718680">
      <w:bodyDiv w:val="1"/>
      <w:marLeft w:val="0"/>
      <w:marRight w:val="0"/>
      <w:marTop w:val="0"/>
      <w:marBottom w:val="0"/>
      <w:divBdr>
        <w:top w:val="none" w:sz="0" w:space="0" w:color="auto"/>
        <w:left w:val="none" w:sz="0" w:space="0" w:color="auto"/>
        <w:bottom w:val="none" w:sz="0" w:space="0" w:color="auto"/>
        <w:right w:val="none" w:sz="0" w:space="0" w:color="auto"/>
      </w:divBdr>
    </w:div>
    <w:div w:id="209246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github.com/get-started/quickstart/github-glossary" TargetMode="External"/><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hyperlink" Target="https://myoctocat.com/assets/images/base-octocat.svg"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docs.github.com/en/get-started/writing-on-github/getting-started-with-writing-and-formatting-on-github/basic-writing-and-formatting-syntax" TargetMode="External"/><Relationship Id="rId40" Type="http://schemas.openxmlformats.org/officeDocument/2006/relationships/hyperlink" Target="https://docs.github.com/en/get-started/writing-on-github/getting-started-with-writing-and-formatting-on-github/basic-writing-and-formatting-syntax" TargetMode="External"/><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docs.github.com/en/repositories/creating-and-managing-repositories/about-repositories" TargetMode="External"/><Relationship Id="rId31" Type="http://schemas.openxmlformats.org/officeDocument/2006/relationships/hyperlink" Target="https://docs.github.com/en/get-started/writing-on-github/getting-started-with-writing-and-formatting-on-github/basic-writing-and-formatting-syntax" TargetMode="External"/><Relationship Id="rId44" Type="http://schemas.openxmlformats.org/officeDocument/2006/relationships/hyperlink" Target="https://docs.github.com/en/get-started/writing-on-github/getting-started-with-writing-and-formatting-on-github/basic-writing-and-formatting-synta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docs.github.com/en/get-started/writing-on-github/getting-started-with-writing-and-formatting-on-github/basic-writing-and-formatting-syntax" TargetMode="External"/><Relationship Id="rId30" Type="http://schemas.openxmlformats.org/officeDocument/2006/relationships/image" Target="media/image20.png"/><Relationship Id="rId35" Type="http://schemas.openxmlformats.org/officeDocument/2006/relationships/hyperlink" Target="https://docs.github.com/en/get-started/writing-on-github/getting-started-with-writing-and-formatting-on-github/basic-writing-and-formatting-syntax" TargetMode="External"/><Relationship Id="rId43" Type="http://schemas.openxmlformats.org/officeDocument/2006/relationships/image" Target="media/image27.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docs.github.com/en/get-started/writing-on-github/getting-started-with-writing-and-formatting-on-github/basic-writing-and-formatting-syntax" TargetMode="External"/><Relationship Id="rId38" Type="http://schemas.openxmlformats.org/officeDocument/2006/relationships/image" Target="media/image24.png"/><Relationship Id="rId46" Type="http://schemas.openxmlformats.org/officeDocument/2006/relationships/hyperlink" Target="https://docs.github.com/en/get-started/writing-on-github/getting-started-with-writing-and-formatting-on-github/basic-writing-and-formatting-syntax" TargetMode="External"/><Relationship Id="rId20" Type="http://schemas.openxmlformats.org/officeDocument/2006/relationships/image" Target="media/image11.png"/><Relationship Id="rId41" Type="http://schemas.openxmlformats.org/officeDocument/2006/relationships/hyperlink" Target="https://code.visualstudio.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nis\Downloads\FASTNU_LabManu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0D6E29722634726AA8DD8CEF838A00C"/>
        <w:category>
          <w:name w:val="General"/>
          <w:gallery w:val="placeholder"/>
        </w:category>
        <w:types>
          <w:type w:val="bbPlcHdr"/>
        </w:types>
        <w:behaviors>
          <w:behavior w:val="content"/>
        </w:behaviors>
        <w:guid w:val="{273C1BB0-DA4A-44E1-A254-716E6796F04B}"/>
      </w:docPartPr>
      <w:docPartBody>
        <w:p w:rsidR="00D55349" w:rsidRDefault="00000000">
          <w:pPr>
            <w:pStyle w:val="20D6E29722634726AA8DD8CEF838A00C"/>
          </w:pPr>
          <w:r w:rsidRPr="00FD6D08">
            <w:rPr>
              <w:rStyle w:val="PlaceholderText"/>
            </w:rPr>
            <w:t>[Subject]</w:t>
          </w:r>
        </w:p>
      </w:docPartBody>
    </w:docPart>
    <w:docPart>
      <w:docPartPr>
        <w:name w:val="D2FB82AF0AAA403DB21793BD24FF28A7"/>
        <w:category>
          <w:name w:val="General"/>
          <w:gallery w:val="placeholder"/>
        </w:category>
        <w:types>
          <w:type w:val="bbPlcHdr"/>
        </w:types>
        <w:behaviors>
          <w:behavior w:val="content"/>
        </w:behaviors>
        <w:guid w:val="{3DF690DA-8E91-476B-92F6-717904987068}"/>
      </w:docPartPr>
      <w:docPartBody>
        <w:p w:rsidR="00D55349" w:rsidRDefault="00000000">
          <w:pPr>
            <w:pStyle w:val="D2FB82AF0AAA403DB21793BD24FF28A7"/>
          </w:pPr>
          <w:r w:rsidRPr="00FD6D08">
            <w:rPr>
              <w:rStyle w:val="PlaceholderText"/>
            </w:rPr>
            <w:t>[Category]</w:t>
          </w:r>
        </w:p>
      </w:docPartBody>
    </w:docPart>
    <w:docPart>
      <w:docPartPr>
        <w:name w:val="C42558E65A8344D0845938DBC10115E4"/>
        <w:category>
          <w:name w:val="General"/>
          <w:gallery w:val="placeholder"/>
        </w:category>
        <w:types>
          <w:type w:val="bbPlcHdr"/>
        </w:types>
        <w:behaviors>
          <w:behavior w:val="content"/>
        </w:behaviors>
        <w:guid w:val="{628E11E1-4896-4F3B-B74D-DB3D43BEE81D}"/>
      </w:docPartPr>
      <w:docPartBody>
        <w:p w:rsidR="00D55349" w:rsidRDefault="00000000">
          <w:pPr>
            <w:pStyle w:val="C42558E65A8344D0845938DBC10115E4"/>
          </w:pPr>
          <w:r w:rsidRPr="00FD6D0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017"/>
    <w:rsid w:val="00326C30"/>
    <w:rsid w:val="00BC087C"/>
    <w:rsid w:val="00D55349"/>
    <w:rsid w:val="00DC4967"/>
    <w:rsid w:val="00E27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0D6E29722634726AA8DD8CEF838A00C">
    <w:name w:val="20D6E29722634726AA8DD8CEF838A00C"/>
  </w:style>
  <w:style w:type="paragraph" w:customStyle="1" w:styleId="D2FB82AF0AAA403DB21793BD24FF28A7">
    <w:name w:val="D2FB82AF0AAA403DB21793BD24FF28A7"/>
  </w:style>
  <w:style w:type="paragraph" w:customStyle="1" w:styleId="C42558E65A8344D0845938DBC10115E4">
    <w:name w:val="C42558E65A8344D0845938DBC10115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AE169-B3E8-400F-AF34-5CDEE1A81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FASTNU_LabManual.dotx</Template>
  <TotalTime>2826</TotalTime>
  <Pages>18</Pages>
  <Words>2532</Words>
  <Characters>14437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Introduction to Pseudocode, Algorithms and GitHub</vt:lpstr>
    </vt:vector>
  </TitlesOfParts>
  <Company/>
  <LinksUpToDate>false</LinksUpToDate>
  <CharactersWithSpaces>16936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Pseudocode, Algorithms and GitHub</dc:title>
  <dc:subject>Programming Fundamentals Lab</dc:subject>
  <dc:creator>Monis Jawed</dc:creator>
  <cp:keywords/>
  <dc:description/>
  <cp:lastModifiedBy>Muhammad Monis</cp:lastModifiedBy>
  <cp:revision>5</cp:revision>
  <dcterms:created xsi:type="dcterms:W3CDTF">2024-08-13T06:43:00Z</dcterms:created>
  <dcterms:modified xsi:type="dcterms:W3CDTF">2024-08-19T03:02:00Z</dcterms:modified>
  <cp:category>02</cp:category>
</cp:coreProperties>
</file>